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A13AF" w14:textId="77777777" w:rsidR="003649A6" w:rsidRDefault="003649A6">
      <w:pPr>
        <w:spacing w:after="2400"/>
      </w:pPr>
    </w:p>
    <w:p w14:paraId="2AC1DF11" w14:textId="77777777" w:rsidR="003649A6" w:rsidRDefault="00503B60">
      <w:pPr>
        <w:spacing w:after="120"/>
      </w:pPr>
      <w:r>
        <w:rPr>
          <w:rFonts w:ascii="Cambria" w:eastAsia="Cambria" w:hAnsi="Cambria" w:cs="Cambria"/>
          <w:b/>
          <w:bCs/>
          <w:color w:val="8A6D1F"/>
          <w:sz w:val="72"/>
          <w:szCs w:val="72"/>
        </w:rPr>
        <w:t>SFSP v0.2</w:t>
      </w:r>
    </w:p>
    <w:p w14:paraId="6A975562" w14:textId="77777777" w:rsidR="003649A6" w:rsidRDefault="00503B60">
      <w:pPr>
        <w:spacing w:after="400"/>
      </w:pPr>
      <w:r>
        <w:rPr>
          <w:rFonts w:ascii="Cambria" w:eastAsia="Cambria" w:hAnsi="Cambria" w:cs="Cambria"/>
          <w:sz w:val="34"/>
          <w:szCs w:val="34"/>
        </w:rPr>
        <w:t>Social Financial System Protocol</w:t>
      </w:r>
    </w:p>
    <w:p w14:paraId="4AB37202" w14:textId="77777777" w:rsidR="003649A6" w:rsidRDefault="003649A6">
      <w:pPr>
        <w:pBdr>
          <w:bottom w:val="single" w:sz="12" w:space="6" w:color="8A6D1F"/>
        </w:pBdr>
        <w:spacing w:after="400"/>
      </w:pPr>
    </w:p>
    <w:p w14:paraId="612995A9" w14:textId="77777777" w:rsidR="003649A6" w:rsidRDefault="00503B60">
      <w:pPr>
        <w:spacing w:after="100"/>
      </w:pPr>
      <w:r>
        <w:rPr>
          <w:color w:val="595959"/>
          <w:sz w:val="24"/>
          <w:szCs w:val="24"/>
        </w:rPr>
        <w:t>Especificación conceptual, arquitectura y reglas del protocolo</w:t>
      </w:r>
    </w:p>
    <w:p w14:paraId="135F538E" w14:textId="77777777" w:rsidR="003649A6" w:rsidRDefault="00503B60">
      <w:pPr>
        <w:spacing w:after="60"/>
      </w:pPr>
      <w:r>
        <w:rPr>
          <w:b/>
          <w:bCs/>
          <w:color w:val="6B5417"/>
          <w:sz w:val="22"/>
          <w:szCs w:val="22"/>
        </w:rPr>
        <w:t>Borrador de trabajo</w:t>
      </w:r>
    </w:p>
    <w:p w14:paraId="4B153C49" w14:textId="77777777" w:rsidR="003649A6" w:rsidRDefault="00503B60">
      <w:pPr>
        <w:spacing w:after="2400"/>
      </w:pPr>
      <w:r>
        <w:rPr>
          <w:color w:val="595959"/>
          <w:sz w:val="22"/>
          <w:szCs w:val="22"/>
        </w:rPr>
        <w:t>23 de septiembre de 2026</w:t>
      </w:r>
    </w:p>
    <w:p w14:paraId="08B6A439" w14:textId="77777777" w:rsidR="003649A6" w:rsidRDefault="00503B60">
      <w:r>
        <w:rPr>
          <w:color w:val="595959"/>
          <w:sz w:val="18"/>
          <w:szCs w:val="18"/>
        </w:rPr>
        <w:t>Documento interno. Sustituye al borrador OGFP v0.1 del 21 de septiembre de 2026.</w:t>
      </w:r>
    </w:p>
    <w:p w14:paraId="61C6E12B" w14:textId="77777777" w:rsidR="003649A6" w:rsidRDefault="00503B60">
      <w:r>
        <w:br w:type="page"/>
      </w:r>
    </w:p>
    <w:p w14:paraId="25B90CE2" w14:textId="77777777" w:rsidR="003649A6" w:rsidRDefault="00503B60">
      <w:pPr>
        <w:spacing w:after="240"/>
      </w:pPr>
      <w:r>
        <w:rPr>
          <w:rFonts w:ascii="Cambria" w:eastAsia="Cambria" w:hAnsi="Cambria" w:cs="Cambria"/>
          <w:b/>
          <w:bCs/>
          <w:color w:val="8A6D1F"/>
          <w:sz w:val="34"/>
          <w:szCs w:val="34"/>
        </w:rPr>
        <w:t>Contenido</w:t>
      </w:r>
    </w:p>
    <w:p w14:paraId="473000E9" w14:textId="77777777" w:rsidR="003649A6" w:rsidRDefault="00503B60">
      <w:pPr>
        <w:spacing w:after="90"/>
      </w:pPr>
      <w:r>
        <w:t>Advertencia sobre el estado de este documento</w:t>
      </w:r>
    </w:p>
    <w:p w14:paraId="179FB713" w14:textId="77777777" w:rsidR="003649A6" w:rsidRDefault="00503B60">
      <w:pPr>
        <w:spacing w:after="90"/>
      </w:pPr>
      <w:r>
        <w:t>1. Propósito y alcance</w:t>
      </w:r>
    </w:p>
    <w:p w14:paraId="653F11DE" w14:textId="77777777" w:rsidR="003649A6" w:rsidRDefault="00503B60">
      <w:pPr>
        <w:spacing w:after="90"/>
      </w:pPr>
      <w:r>
        <w:t>2. Decisión de arquitectura</w:t>
      </w:r>
    </w:p>
    <w:p w14:paraId="3F9D53CE" w14:textId="77777777" w:rsidR="003649A6" w:rsidRDefault="00503B60">
      <w:pPr>
        <w:spacing w:after="90"/>
      </w:pPr>
      <w:r>
        <w:t>3. Arquitectura por capas</w:t>
      </w:r>
    </w:p>
    <w:p w14:paraId="11A4DDBB" w14:textId="77777777" w:rsidR="003649A6" w:rsidRDefault="00503B60">
      <w:pPr>
        <w:spacing w:after="90"/>
      </w:pPr>
      <w:r>
        <w:t>4. Series de estándares</w:t>
      </w:r>
    </w:p>
    <w:p w14:paraId="7CDB04E1" w14:textId="77777777" w:rsidR="003649A6" w:rsidRDefault="00503B60">
      <w:pPr>
        <w:spacing w:after="90"/>
      </w:pPr>
      <w:r>
        <w:t>5. Gobierno, roles y separación de funciones</w:t>
      </w:r>
    </w:p>
    <w:p w14:paraId="7957238C" w14:textId="77777777" w:rsidR="003649A6" w:rsidRDefault="00503B60">
      <w:pPr>
        <w:spacing w:after="90"/>
      </w:pPr>
      <w:r>
        <w:t>6. Registro de licencias</w:t>
      </w:r>
    </w:p>
    <w:p w14:paraId="1EFB9CC9" w14:textId="77777777" w:rsidR="003649A6" w:rsidRDefault="00503B60">
      <w:pPr>
        <w:spacing w:after="90"/>
      </w:pPr>
      <w:r>
        <w:t>7. SFSP-120. Jurisdicción y acceso</w:t>
      </w:r>
    </w:p>
    <w:p w14:paraId="35BA864A" w14:textId="77777777" w:rsidR="003649A6" w:rsidRDefault="00503B60">
      <w:pPr>
        <w:spacing w:after="90"/>
      </w:pPr>
      <w:r>
        <w:t>8. SFSP-200. Securities</w:t>
      </w:r>
    </w:p>
    <w:p w14:paraId="4FBE925C" w14:textId="77777777" w:rsidR="003649A6" w:rsidRDefault="00503B60">
      <w:pPr>
        <w:spacing w:after="90"/>
      </w:pPr>
      <w:r>
        <w:t>9. SFSP-300. Commodities</w:t>
      </w:r>
    </w:p>
    <w:p w14:paraId="5D01A637" w14:textId="77777777" w:rsidR="003649A6" w:rsidRDefault="00503B60">
      <w:pPr>
        <w:spacing w:after="90"/>
      </w:pPr>
      <w:r>
        <w:t>10. SFSP-400. Monetario</w:t>
      </w:r>
    </w:p>
    <w:p w14:paraId="2352812C" w14:textId="77777777" w:rsidR="003649A6" w:rsidRDefault="00503B60">
      <w:pPr>
        <w:spacing w:after="90"/>
      </w:pPr>
      <w:r>
        <w:t>11. SFSP-110. Identidad</w:t>
      </w:r>
    </w:p>
    <w:p w14:paraId="2F322BC2" w14:textId="77777777" w:rsidR="003649A6" w:rsidRDefault="00503B60">
      <w:pPr>
        <w:spacing w:after="90"/>
      </w:pPr>
      <w:r>
        <w:t>12. SFSP-600. Privacidad</w:t>
      </w:r>
    </w:p>
    <w:p w14:paraId="32C582DA" w14:textId="77777777" w:rsidR="003649A6" w:rsidRDefault="00503B60">
      <w:pPr>
        <w:spacing w:after="90"/>
      </w:pPr>
      <w:r>
        <w:t>13. SFSP-500. Mercados</w:t>
      </w:r>
    </w:p>
    <w:p w14:paraId="5E39A2B6" w14:textId="77777777" w:rsidR="003649A6" w:rsidRDefault="00503B60">
      <w:pPr>
        <w:spacing w:after="90"/>
      </w:pPr>
      <w:r>
        <w:t>14. SFSP-700. Migración</w:t>
      </w:r>
    </w:p>
    <w:p w14:paraId="6423FED3" w14:textId="77777777" w:rsidR="003649A6" w:rsidRDefault="00503B60">
      <w:pPr>
        <w:spacing w:after="90"/>
      </w:pPr>
      <w:r>
        <w:t>15. SFSP-800 y SFSP-900. Gobernanza y operación</w:t>
      </w:r>
    </w:p>
    <w:p w14:paraId="53F3D545" w14:textId="77777777" w:rsidR="003649A6" w:rsidRDefault="00503B60">
      <w:pPr>
        <w:spacing w:after="90"/>
      </w:pPr>
      <w:r>
        <w:t>16. Base previa y condiciones de arranque</w:t>
      </w:r>
    </w:p>
    <w:p w14:paraId="4C499221" w14:textId="77777777" w:rsidR="003649A6" w:rsidRDefault="00503B60">
      <w:pPr>
        <w:spacing w:after="90"/>
      </w:pPr>
      <w:r>
        <w:t>17. Estado de las series</w:t>
      </w:r>
    </w:p>
    <w:p w14:paraId="3D77E291" w14:textId="77777777" w:rsidR="003649A6" w:rsidRDefault="00503B60">
      <w:pPr>
        <w:spacing w:after="90"/>
      </w:pPr>
      <w:r>
        <w:t>18. Decisiones abiertas</w:t>
      </w:r>
    </w:p>
    <w:p w14:paraId="3B3BA1B4" w14:textId="77777777" w:rsidR="003649A6" w:rsidRDefault="00503B60">
      <w:pPr>
        <w:spacing w:after="90"/>
      </w:pPr>
      <w:r>
        <w:t>19. Información técnica</w:t>
      </w:r>
    </w:p>
    <w:p w14:paraId="79B745BD" w14:textId="77777777" w:rsidR="003649A6" w:rsidRDefault="00503B60">
      <w:pPr>
        <w:spacing w:after="90"/>
      </w:pPr>
      <w:r>
        <w:t>Apéndice A. Estados protocolarios</w:t>
      </w:r>
    </w:p>
    <w:p w14:paraId="06FB4B37" w14:textId="77777777" w:rsidR="003649A6" w:rsidRDefault="00503B60">
      <w:pPr>
        <w:spacing w:after="90"/>
      </w:pPr>
      <w:r>
        <w:t>Apéndice B. Eventos del protocolo</w:t>
      </w:r>
    </w:p>
    <w:p w14:paraId="71813181" w14:textId="77777777" w:rsidR="003649A6" w:rsidRDefault="00503B60">
      <w:r>
        <w:br w:type="page"/>
      </w:r>
    </w:p>
    <w:p w14:paraId="0455085F" w14:textId="77777777" w:rsidR="003649A6" w:rsidRDefault="00503B60">
      <w:pPr>
        <w:pStyle w:val="Heading1"/>
        <w:pBdr>
          <w:bottom w:val="single" w:sz="6" w:space="6" w:color="C9BE9E"/>
        </w:pBdr>
        <w:spacing w:before="200" w:after="200"/>
      </w:pPr>
      <w:r>
        <w:t>Advertencia sobre el estado de este documento</w:t>
      </w:r>
    </w:p>
    <w:p w14:paraId="4D2EC435" w14:textId="77777777" w:rsidR="003649A6" w:rsidRDefault="00503B60">
      <w:pPr>
        <w:spacing w:after="160" w:line="276" w:lineRule="auto"/>
        <w:jc w:val="both"/>
      </w:pPr>
      <w:r>
        <w:t>Este es un borrador de trabajo. Consolida las decisiones tomadas hasta la fecha y sustituye al borrador OGFP v0.1 del 21 de septiembre de 2026.</w:t>
      </w:r>
    </w:p>
    <w:p w14:paraId="1629F8BA" w14:textId="77777777" w:rsidR="003649A6" w:rsidRDefault="00503B60">
      <w:pPr>
        <w:spacing w:after="160" w:line="276" w:lineRule="auto"/>
        <w:jc w:val="both"/>
      </w:pPr>
      <w:r>
        <w:t>Esta versión incorpora las respuestas del equipo técnico del 22 y 23 de septiembre de 2026. Las secciones que siguen incompletas están marcadas expresamente, y donde el documento describe el estado actual del sistema lo distingue del diseño objetivo. Los parámetros numéricos que aparecen como pendientes no deben interpretarse como valores provisionales sino como decisiones no tomadas.</w:t>
      </w:r>
    </w:p>
    <w:p w14:paraId="6337B862" w14:textId="77777777" w:rsidR="003649A6" w:rsidRDefault="00503B60">
      <w:pPr>
        <w:spacing w:after="160" w:line="276" w:lineRule="auto"/>
        <w:jc w:val="both"/>
      </w:pPr>
      <w:r>
        <w:t>El documento no sustituye opinión legal, licencia, auditoría de seguridad, valuación independiente ni aprobación regulatoria.</w:t>
      </w:r>
    </w:p>
    <w:p w14:paraId="6BA96602" w14:textId="77777777" w:rsidR="003649A6" w:rsidRDefault="00503B60">
      <w:pPr>
        <w:pStyle w:val="Heading1"/>
        <w:pageBreakBefore/>
        <w:pBdr>
          <w:bottom w:val="single" w:sz="6" w:space="6" w:color="C9BE9E"/>
        </w:pBdr>
        <w:spacing w:before="200" w:after="200"/>
      </w:pPr>
      <w:r>
        <w:t>1. Propósito y alcance</w:t>
      </w:r>
    </w:p>
    <w:p w14:paraId="5CBB55D5" w14:textId="77777777" w:rsidR="003649A6" w:rsidRDefault="00503B60">
      <w:pPr>
        <w:spacing w:after="160" w:line="276" w:lineRule="auto"/>
        <w:jc w:val="both"/>
      </w:pPr>
      <w:r>
        <w:t>SFSP es el protocolo de activos del Sistema Financiero Social. Define cómo se crean, autorizan, mantienen, transfieren, suspenden, recuperan y auditan los activos dentro de la red Orden Global.</w:t>
      </w:r>
    </w:p>
    <w:p w14:paraId="19D8B701" w14:textId="77777777" w:rsidR="003649A6" w:rsidRDefault="00503B60">
      <w:pPr>
        <w:spacing w:after="160" w:line="276" w:lineRule="auto"/>
        <w:jc w:val="both"/>
      </w:pPr>
      <w:r>
        <w:t>El protocolo sirve a los tres pilares del SFS. Orden Global opera la infraestructura, emite, y opera MyTokenPay como su plataforma de comercio. DBNX admite, clasifica y supervisa. Au Corp. participa a través de sus dos líneas de negocio: Ordenex, que opera el mercado secundario, y AuBank, que aporta custodia y rieles de moneda fiduciaria. Ninguno de los tres pilares es propietario exclusivo del protocolo.</w:t>
      </w:r>
    </w:p>
    <w:p w14:paraId="29F1670C" w14:textId="77777777" w:rsidR="003649A6" w:rsidRDefault="00503B60">
      <w:pPr>
        <w:spacing w:after="160" w:line="276" w:lineRule="auto"/>
        <w:jc w:val="both"/>
      </w:pPr>
      <w:r>
        <w:t xml:space="preserve">El nombre sustituye a OGFP, Orden Global Financial Protocol, utilizado en el borrador anterior. El cambio responde a que el protocolo pertenece al sistema y no a una sola entidad.</w:t>
      </w:r>
      <w:commentRangeStart w:id="0"/>
      <w:ins w:id="9001" w:author="Claude" w:date="2026-09-24T09:00:00Z">
        <w:r>
          <w:t xml:space="preserve"> El cambio afecta al nombre visible. Los identificadores técnicos que la especificación ya fijó con el nombre OGFP, como los dominios de firma, se conservan: renombrarlos no aporta nada y rompería las pruebas y referencias que dependen de ellos.</w:t>
        </w:r>
      </w:ins>
      <w:commentRangeEnd w:id="0"/>
      <w:r>
        <w:rPr>
          <w:rStyle w:val="CommentReference"/>
        </w:rPr>
        <w:commentReference w:id="0"/>
      </w:r>
    </w:p>
    <w:p w14:paraId="2D0B0E5A" w14:textId="77777777" w:rsidR="003649A6" w:rsidRDefault="00503B60">
      <w:pPr>
        <w:pStyle w:val="Heading1"/>
        <w:pageBreakBefore/>
        <w:pBdr>
          <w:bottom w:val="single" w:sz="6" w:space="6" w:color="C9BE9E"/>
        </w:pBdr>
        <w:spacing w:before="200" w:after="200"/>
      </w:pPr>
      <w:r>
        <w:t>2. Decisión de arquitectura</w:t>
      </w:r>
    </w:p>
    <w:p w14:paraId="1C32681E" w14:textId="77777777" w:rsidR="003649A6" w:rsidRDefault="00503B60">
      <w:pPr>
        <w:spacing w:after="160" w:line="276" w:lineRule="auto"/>
        <w:jc w:val="both"/>
      </w:pPr>
      <w:r>
        <w:t>SFSP se construye sobre la máquina virtual de Hyperledger Besu en la red 5550, sin modificar el consenso y sin bifurcar el cliente.</w:t>
      </w:r>
    </w:p>
    <w:p w14:paraId="54D0FD12" w14:textId="77777777" w:rsidR="003649A6" w:rsidRDefault="00503B60">
      <w:pPr>
        <w:spacing w:after="160" w:line="276" w:lineRule="auto"/>
        <w:jc w:val="both"/>
      </w:pPr>
      <w:r>
        <w:t>ERC-20 deja de ser el modelo canónico para nuevas emisiones. La máquina virtual se conserva porque permite aprovechar la infraestructura ya construida, las librerías existentes y la base de desarrolladores que trabaja en ese entorno. Reconstruir una capa de ejecución propia implicaría rehacer una década de herramientas para obtener independencia que el protocolo puede lograr por otra vía.</w:t>
      </w:r>
    </w:p>
    <w:p w14:paraId="708981E3" w14:textId="77777777" w:rsidR="003649A6" w:rsidRDefault="00503B60">
      <w:pPr>
        <w:spacing w:after="160" w:line="276" w:lineRule="auto"/>
        <w:jc w:val="both"/>
      </w:pPr>
      <w:r>
        <w:t>La independencia real de SFSP no está en la máquina virtual sino en el modelo de activos. En un token ERC-20 convencional, el contrato no conoce a su tenedor y toda la capa de cumplimiento vive fuera, en el exchange o en la aplicación. SFSP invierte esa relación: el activo nace conociendo sus reglas de elegibilidad, sus restricciones de transferencia, su emisor, su nivel de riesgo y su estado regulatorio. El cumplimiento reside en la infraestructura.</w:t>
      </w:r>
    </w:p>
    <w:p w14:paraId="6648E650" w14:textId="77777777" w:rsidR="003649A6" w:rsidRDefault="00503B60">
      <w:pPr>
        <w:pStyle w:val="Heading3"/>
        <w:spacing w:before="300" w:after="140"/>
      </w:pPr>
      <w:r>
        <w:t>2.1 Red cerrada</w:t>
      </w:r>
    </w:p>
    <w:p w14:paraId="15B866DA" w14:textId="77777777" w:rsidR="003649A6" w:rsidRDefault="00503B60">
      <w:pPr>
        <w:spacing w:after="160" w:line="276" w:lineRule="auto"/>
        <w:jc w:val="both"/>
      </w:pPr>
      <w:r>
        <w:t>Ningún contrato puede desplegarse en la red 5550 sin implementar SFSP. El protocolo es una condición de la red y no un estándar de adopción voluntaria.</w:t>
      </w:r>
    </w:p>
    <w:p w14:paraId="5E4E803A" w14:textId="77777777" w:rsidR="003649A6" w:rsidRDefault="00503B60">
      <w:pPr>
        <w:spacing w:after="160" w:line="276" w:lineRule="auto"/>
        <w:jc w:val="both"/>
      </w:pPr>
      <w:r>
        <w:t>La cadena de producción es la red 5550 en operación, la misma que arrancó con el génesis del 25 de agosto de 2026. No está prevista una cadena sustituta. La red 5534 existe y se destina a ensayos.</w:t>
      </w:r>
    </w:p>
    <w:p w14:paraId="049A1268" w14:textId="77777777" w:rsidR="003649A6" w:rsidRDefault="00503B60">
      <w:pPr>
        <w:spacing w:after="160" w:line="276" w:lineRule="auto"/>
        <w:jc w:val="both"/>
      </w:pPr>
      <w:r>
        <w:t>La implementación opera en dos niveles. El primero es la lista de cuentas autorizadas para desplegar contratos. El segundo es un filtro en la validación de transacciones: la red acepta únicamente transacciones dirigidas a contratos registrados en el protocolo, con su clase, su serie y su Asset Passport, o a las cuentas y funciones de sistema que el registro habilite expresamente.</w:t>
      </w:r>
    </w:p>
    <w:p w14:paraId="25C0D163" w14:textId="77777777" w:rsidR="003649A6" w:rsidRDefault="00503B60">
      <w:pPr>
        <w:spacing w:after="160" w:line="276" w:lineRule="auto"/>
        <w:jc w:val="both"/>
      </w:pPr>
      <w:r>
        <w:t>El segundo nivel es el que da contenido real al cierre. El génesis de la 5550 copió desde la cadena anterior 172 contratos con su código y su almacenamiento, y ese código permanece en el estado, porque en una red Besu en funcionamiento no puede retirarse. Un contrato ERC-20 heredado ejecuta transferencias directamente, sin consultar al protocolo, de modo que ocultarlo en las aplicaciones no impide que se mueva. El filtro de transacciones deja esos contratos en el estado sin capacidad de operar, y lo logra sin necesidad de un génesis nuevo.</w:t>
      </w:r>
    </w:p>
    <w:p w14:paraId="712D7FE1" w14:textId="77777777" w:rsidR="003649A6" w:rsidRDefault="00503B60">
      <w:pPr>
        <w:spacing w:after="160" w:line="276" w:lineRule="auto"/>
        <w:jc w:val="both"/>
      </w:pPr>
      <w:r>
        <w:t>El equipo técnico debe confirmar el mecanismo concreto que soporta la versión de Besu en operación para filtrar transacciones por destino, sea el sistema de permisos del cliente o un complemento de validación.</w:t>
      </w:r>
    </w:p>
    <w:p w14:paraId="798FCE6D" w14:textId="77777777" w:rsidR="003649A6" w:rsidRDefault="00503B60">
      <w:pPr>
        <w:spacing w:after="160" w:line="276" w:lineRule="auto"/>
        <w:jc w:val="both"/>
      </w:pPr>
      <w:r>
        <w:rPr>
          <w:b/>
          <w:bCs/>
        </w:rPr>
        <w:t>Estado actual.</w:t>
      </w:r>
      <w:r>
        <w:t xml:space="preserve"> La red no tiene lista de cuentas autorizadas ni filtro de transacciones: la interfaz de permisos está desactivada y el procedimiento de arranque no incluye configuración de permisos. Cualquier cuenta puede desplegar contratos, aunque desde el génesis no se ha desplegado ninguno.</w:t>
      </w:r>
    </w:p>
    <w:p w14:paraId="1CEF16D3" w14:textId="77777777" w:rsidR="003649A6" w:rsidRDefault="00503B60">
      <w:pPr>
        <w:spacing w:after="160" w:line="276" w:lineRule="auto"/>
        <w:jc w:val="both"/>
      </w:pPr>
      <w:r>
        <w:t>La modificación de la lista de permisos o del filtro de transacciones es acción de gobernanza, con firma múltiple, código de motivo y registro público. Un cierre que un solo administrador puede revertir desde una consola no es un cierre.</w:t>
      </w:r>
    </w:p>
    <w:p w14:paraId="1B4B4D6F" w14:textId="77777777" w:rsidR="003649A6" w:rsidRDefault="00503B60">
      <w:pPr>
        <w:spacing w:after="160" w:line="276" w:lineRule="auto"/>
        <w:jc w:val="both"/>
      </w:pPr>
      <w:r>
        <w:t>Esta decisión tiene una consecuencia estratégica que conviene tener presente: no habrá desarrollo de terceros sobre la red sin autorización previa. El sistema gana control y trazabilidad, y renuncia a crecimiento orgánico no supervisado.</w:t>
      </w:r>
    </w:p>
    <w:p w14:paraId="32E65851" w14:textId="77777777" w:rsidR="003649A6" w:rsidRDefault="00503B60">
      <w:pPr>
        <w:pStyle w:val="Heading3"/>
        <w:spacing w:before="300" w:after="140"/>
      </w:pPr>
      <w:r>
        <w:t>2.2 Cuándo tendría sentido modificar el cliente</w:t>
      </w:r>
    </w:p>
    <w:p w14:paraId="49D6EFB8" w14:textId="77777777" w:rsidR="003649A6" w:rsidRDefault="00503B60">
      <w:pPr>
        <w:spacing w:after="160" w:line="276" w:lineRule="auto"/>
        <w:jc w:val="both"/>
      </w:pPr>
      <w:r>
        <w:t>Solo después de una versión estable de SFSP y con necesidad demostrada. Los casos razonables serían una precompilación para verificaciones criptográficas intensivas, un complemento de privacidad, o lógica de sistema que deba ejecutarse con costo de gas reducido. Una bifurcación profunda desde el inicio aumenta la superficie de seguridad y el costo de mantenimiento sin beneficio proporcional.</w:t>
      </w:r>
    </w:p>
    <w:p w14:paraId="55B74CF2" w14:textId="77777777" w:rsidR="003649A6" w:rsidRDefault="00503B60">
      <w:pPr>
        <w:pStyle w:val="Heading1"/>
        <w:pageBreakBefore/>
        <w:pBdr>
          <w:bottom w:val="single" w:sz="6" w:space="6" w:color="C9BE9E"/>
        </w:pBdr>
        <w:spacing w:before="200" w:after="200"/>
      </w:pPr>
      <w:r>
        <w:t>3. Arquitectura por capas</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40"/>
        <w:gridCol w:w="3640"/>
      </w:tblGrid>
      <w:tr w:rsidR="003649A6" w14:paraId="20239DE2" w14:textId="77777777">
        <w:tblPrEx>
          <w:tblCellMar>
            <w:top w:w="0" w:type="dxa"/>
            <w:bottom w:w="0" w:type="dxa"/>
          </w:tblCellMar>
        </w:tblPrEx>
        <w:trPr>
          <w:tblHeader/>
        </w:trPr>
        <w:tc>
          <w:tcPr>
            <w:tcW w:w="28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740FB75A" w14:textId="77777777" w:rsidR="003649A6" w:rsidRDefault="00503B60">
            <w:pPr>
              <w:spacing w:line="252" w:lineRule="auto"/>
            </w:pPr>
            <w:r>
              <w:rPr>
                <w:b/>
                <w:bCs/>
                <w:color w:val="6B5417"/>
                <w:sz w:val="19"/>
                <w:szCs w:val="19"/>
              </w:rPr>
              <w:t>Capa</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19F9F6ED" w14:textId="77777777" w:rsidR="003649A6" w:rsidRDefault="00503B60">
            <w:pPr>
              <w:spacing w:line="252" w:lineRule="auto"/>
            </w:pPr>
            <w:r>
              <w:rPr>
                <w:b/>
                <w:bCs/>
                <w:color w:val="6B5417"/>
                <w:sz w:val="19"/>
                <w:szCs w:val="19"/>
              </w:rPr>
              <w:t>Función</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2582A5E9" w14:textId="77777777" w:rsidR="003649A6" w:rsidRDefault="00503B60">
            <w:pPr>
              <w:spacing w:line="252" w:lineRule="auto"/>
            </w:pPr>
            <w:r>
              <w:rPr>
                <w:b/>
                <w:bCs/>
                <w:color w:val="6B5417"/>
                <w:sz w:val="19"/>
                <w:szCs w:val="19"/>
              </w:rPr>
              <w:t>Componentes</w:t>
            </w:r>
          </w:p>
        </w:tc>
      </w:tr>
      <w:tr w:rsidR="003649A6" w14:paraId="21175BB3"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16CB076" w14:textId="77777777" w:rsidR="003649A6" w:rsidRDefault="00503B60">
            <w:pPr>
              <w:spacing w:line="252" w:lineRule="auto"/>
            </w:pPr>
            <w:r>
              <w:rPr>
                <w:sz w:val="19"/>
                <w:szCs w:val="19"/>
              </w:rPr>
              <w:t>L0. Gobierno de red</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1BA4BAD" w14:textId="77777777" w:rsidR="003649A6" w:rsidRDefault="00503B60">
            <w:pPr>
              <w:spacing w:line="252" w:lineRule="auto"/>
            </w:pPr>
            <w:r>
              <w:rPr>
                <w:sz w:val="19"/>
                <w:szCs w:val="19"/>
              </w:rPr>
              <w:t>Validadores, llaves, actualizaciones, observabilidad</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2F5F727" w14:textId="77777777" w:rsidR="003649A6" w:rsidRDefault="00503B60">
            <w:pPr>
              <w:spacing w:line="252" w:lineRule="auto"/>
            </w:pPr>
            <w:r>
              <w:rPr>
                <w:sz w:val="19"/>
                <w:szCs w:val="19"/>
              </w:rPr>
              <w:t>Validadores QBFT, firma con módulo de seguridad, controlador de gobernanza, monitoreo</w:t>
            </w:r>
          </w:p>
        </w:tc>
      </w:tr>
      <w:tr w:rsidR="003649A6" w14:paraId="676DC52A"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825B547" w14:textId="77777777" w:rsidR="003649A6" w:rsidRDefault="00503B60">
            <w:pPr>
              <w:spacing w:line="252" w:lineRule="auto"/>
            </w:pPr>
            <w:r>
              <w:rPr>
                <w:sz w:val="19"/>
                <w:szCs w:val="19"/>
              </w:rPr>
              <w:t>L1. Ejecución</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9A810B3" w14:textId="77777777" w:rsidR="003649A6" w:rsidRDefault="00503B60">
            <w:pPr>
              <w:spacing w:line="252" w:lineRule="auto"/>
            </w:pPr>
            <w:r>
              <w:rPr>
                <w:sz w:val="19"/>
                <w:szCs w:val="19"/>
              </w:rPr>
              <w:t>Bloques, máquina virtual, finalidad, chain ID 5550</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F958DCD" w14:textId="77777777" w:rsidR="003649A6" w:rsidRDefault="00503B60">
            <w:pPr>
              <w:spacing w:line="252" w:lineRule="auto"/>
            </w:pPr>
            <w:r>
              <w:rPr>
                <w:sz w:val="19"/>
                <w:szCs w:val="19"/>
              </w:rPr>
              <w:t>Hyperledger Besu</w:t>
            </w:r>
          </w:p>
        </w:tc>
      </w:tr>
      <w:tr w:rsidR="003649A6" w14:paraId="30425EA0"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931D856" w14:textId="77777777" w:rsidR="003649A6" w:rsidRDefault="00503B60">
            <w:pPr>
              <w:spacing w:line="252" w:lineRule="auto"/>
            </w:pPr>
            <w:r>
              <w:rPr>
                <w:sz w:val="19"/>
                <w:szCs w:val="19"/>
              </w:rPr>
              <w:t>L2. SFSP Core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84553A8" w14:textId="77777777" w:rsidR="003649A6" w:rsidRDefault="00503B60">
            <w:pPr>
              <w:spacing w:line="252" w:lineRule="auto"/>
            </w:pPr>
            <w:r>
              <w:rPr>
                <w:sz w:val="19"/>
                <w:szCs w:val="19"/>
              </w:rPr>
              <w:t>Registro de activos, supply, reglas, liquidación, eventos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6A7039C" w14:textId="77777777" w:rsidR="003649A6" w:rsidRDefault="00503B60">
            <w:pPr>
              <w:spacing w:line="252" w:lineRule="auto"/>
            </w:pPr>
            <w:r>
              <w:rPr>
                <w:sz w:val="19"/>
                <w:szCs w:val="19"/>
              </w:rPr>
              <w:t>Registro de activos, motores, controlador de comisiones, gobernanza, registro de licencias</w:t>
            </w:r>
          </w:p>
        </w:tc>
      </w:tr>
      <w:tr w:rsidR="003649A6" w14:paraId="7717C94B"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D34E9A0" w14:textId="77777777" w:rsidR="003649A6" w:rsidRDefault="00503B60">
            <w:pPr>
              <w:spacing w:line="252" w:lineRule="auto"/>
            </w:pPr>
            <w:r>
              <w:rPr>
                <w:sz w:val="19"/>
                <w:szCs w:val="19"/>
              </w:rPr>
              <w:t>L3. Confianza y datos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1F3A698" w14:textId="77777777" w:rsidR="003649A6" w:rsidRDefault="00503B60">
            <w:pPr>
              <w:spacing w:line="252" w:lineRule="auto"/>
            </w:pPr>
            <w:r>
              <w:rPr>
                <w:sz w:val="19"/>
                <w:szCs w:val="19"/>
              </w:rPr>
              <w:t>Identidad, reservas, precios, documentos, reporte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B4AFEA5" w14:textId="77777777" w:rsidR="003649A6" w:rsidRDefault="00503B60">
            <w:pPr>
              <w:spacing w:line="252" w:lineRule="auto"/>
            </w:pPr>
            <w:r>
              <w:rPr>
                <w:sz w:val="19"/>
                <w:szCs w:val="19"/>
              </w:rPr>
              <w:t>Genesis ID, DBNX, registro de reservas, registro de oráculos, bóveda documental</w:t>
            </w:r>
          </w:p>
        </w:tc>
      </w:tr>
      <w:tr w:rsidR="003649A6" w14:paraId="1E337DCD"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6923BC7" w14:textId="77777777" w:rsidR="003649A6" w:rsidRDefault="00503B60">
            <w:pPr>
              <w:spacing w:line="252" w:lineRule="auto"/>
            </w:pPr>
            <w:r>
              <w:rPr>
                <w:sz w:val="19"/>
                <w:szCs w:val="19"/>
              </w:rPr>
              <w:t>L4. Mercado y pagos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30C32F6" w14:textId="77777777" w:rsidR="003649A6" w:rsidRDefault="00503B60">
            <w:pPr>
              <w:spacing w:line="252" w:lineRule="auto"/>
            </w:pPr>
            <w:r>
              <w:rPr>
                <w:sz w:val="19"/>
                <w:szCs w:val="19"/>
              </w:rPr>
              <w:t>Órdenes, calce, liquidación contra pago, punto de venta, fiat</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60BCFE6" w14:textId="77777777" w:rsidR="003649A6" w:rsidRDefault="00503B60">
            <w:pPr>
              <w:spacing w:line="252" w:lineRule="auto"/>
            </w:pPr>
            <w:r>
              <w:rPr>
                <w:sz w:val="19"/>
                <w:szCs w:val="19"/>
              </w:rPr>
              <w:t>Ordenex, AuBank, MyTokenPay, retransmisores</w:t>
            </w:r>
          </w:p>
        </w:tc>
      </w:tr>
      <w:tr w:rsidR="003649A6" w14:paraId="727DFFAE"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86DF3BF" w14:textId="77777777" w:rsidR="003649A6" w:rsidRDefault="00503B60">
            <w:pPr>
              <w:spacing w:line="252" w:lineRule="auto"/>
            </w:pPr>
            <w:r>
              <w:rPr>
                <w:sz w:val="19"/>
                <w:szCs w:val="19"/>
              </w:rPr>
              <w:t>L5. Experiencia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D2CAACB" w14:textId="77777777" w:rsidR="003649A6" w:rsidRDefault="00503B60">
            <w:pPr>
              <w:spacing w:line="252" w:lineRule="auto"/>
            </w:pPr>
            <w:r>
              <w:rPr>
                <w:sz w:val="19"/>
                <w:szCs w:val="19"/>
              </w:rPr>
              <w:t>Billetera, transparencia, reportes, recuperación</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5A127BA" w14:textId="77777777" w:rsidR="003649A6" w:rsidRDefault="00503B60">
            <w:pPr>
              <w:spacing w:line="252" w:lineRule="auto"/>
            </w:pPr>
            <w:r>
              <w:rPr>
                <w:sz w:val="19"/>
                <w:szCs w:val="19"/>
              </w:rPr>
              <w:t>Veta Wallet, explorador, portal de emisores, Galaxy</w:t>
            </w:r>
          </w:p>
        </w:tc>
      </w:tr>
    </w:tbl>
    <w:p w14:paraId="66C6B2BD" w14:textId="77777777" w:rsidR="003649A6" w:rsidRDefault="003649A6">
      <w:pPr>
        <w:spacing w:after="200"/>
      </w:pPr>
    </w:p>
    <w:p w14:paraId="6FC3F884" w14:textId="77777777" w:rsidR="003649A6" w:rsidRDefault="00503B60">
      <w:pPr>
        <w:spacing w:after="160" w:line="276" w:lineRule="auto"/>
        <w:jc w:val="both"/>
      </w:pPr>
      <w:r>
        <w:rPr>
          <w:b/>
          <w:bCs/>
        </w:rPr>
        <w:t>Estado actual de L0.</w:t>
      </w:r>
      <w:r>
        <w:t xml:space="preserve"> Los siete validadores comparten operador, proveedor y cuenta de nube, y las llaves cifradas de cuatro de ellos se guardan en esa misma cuenta. El reparto en tres zonas y dos regiones protege frente a la caída de un centro de datos, pero la pérdida o el compromiso de la cuenta afecta a los siete a la vez. La tolerancia de dos fallos que ofrece QBFT con siete validadores exige que no compartan ese punto único.</w:t>
      </w:r>
    </w:p>
    <w:p w14:paraId="4C21C375" w14:textId="77777777" w:rsidR="003649A6" w:rsidRDefault="00503B60">
      <w:pPr>
        <w:pStyle w:val="Heading3"/>
        <w:spacing w:before="300" w:after="140"/>
      </w:pPr>
      <w:r>
        <w:t>3.1 Módulos del core</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7BC1DEB8"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465441BC" w14:textId="77777777" w:rsidR="003649A6" w:rsidRDefault="00503B60">
            <w:pPr>
              <w:spacing w:line="252" w:lineRule="auto"/>
            </w:pPr>
            <w:r>
              <w:rPr>
                <w:b/>
                <w:bCs/>
                <w:color w:val="6B5417"/>
                <w:sz w:val="19"/>
                <w:szCs w:val="19"/>
              </w:rPr>
              <w:t>Módulo</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296AA828" w14:textId="77777777" w:rsidR="003649A6" w:rsidRDefault="00503B60">
            <w:pPr>
              <w:spacing w:line="252" w:lineRule="auto"/>
            </w:pPr>
            <w:r>
              <w:rPr>
                <w:b/>
                <w:bCs/>
                <w:color w:val="6B5417"/>
                <w:sz w:val="19"/>
                <w:szCs w:val="19"/>
              </w:rPr>
              <w:t>Responsabilidad</w:t>
            </w:r>
          </w:p>
        </w:tc>
      </w:tr>
      <w:tr w:rsidR="003649A6" w14:paraId="51FEF0FE"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78A3107" w14:textId="77777777" w:rsidR="003649A6" w:rsidRDefault="00503B60">
            <w:pPr>
              <w:spacing w:line="252" w:lineRule="auto"/>
            </w:pPr>
            <w:r>
              <w:rPr>
                <w:sz w:val="19"/>
                <w:szCs w:val="19"/>
              </w:rPr>
              <w:t>Registro de activos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B87C0DE" w14:textId="77777777" w:rsidR="003649A6" w:rsidRDefault="00503B60">
            <w:pPr>
              <w:spacing w:line="252" w:lineRule="auto"/>
            </w:pPr>
            <w:r>
              <w:rPr>
                <w:sz w:val="19"/>
                <w:szCs w:val="19"/>
              </w:rPr>
              <w:t>Crea el identificador único, la clase, el emisor, los documentos, el estado, la versión y el supply autorizado</w:t>
            </w:r>
          </w:p>
        </w:tc>
      </w:tr>
      <w:tr w:rsidR="003649A6" w14:paraId="79A19E1F"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C703324" w14:textId="77777777" w:rsidR="003649A6" w:rsidRDefault="00503B60">
            <w:pPr>
              <w:spacing w:line="252" w:lineRule="auto"/>
            </w:pPr>
            <w:r>
              <w:rPr>
                <w:sz w:val="19"/>
                <w:szCs w:val="19"/>
              </w:rPr>
              <w:t>Adaptador de identidad</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766B103" w14:textId="77777777" w:rsidR="003649A6" w:rsidRDefault="00503B60">
            <w:pPr>
              <w:spacing w:line="252" w:lineRule="auto"/>
            </w:pPr>
            <w:r>
              <w:rPr>
                <w:sz w:val="19"/>
                <w:szCs w:val="19"/>
              </w:rPr>
              <w:t>Consulta estado y credenciales de Genesis ID sin exponer datos personales</w:t>
            </w:r>
          </w:p>
        </w:tc>
      </w:tr>
      <w:tr w:rsidR="003649A6" w14:paraId="3672B89B"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83C09E4" w14:textId="77777777" w:rsidR="003649A6" w:rsidRDefault="00503B60">
            <w:pPr>
              <w:spacing w:line="252" w:lineRule="auto"/>
            </w:pPr>
            <w:r>
              <w:rPr>
                <w:sz w:val="19"/>
                <w:szCs w:val="19"/>
              </w:rPr>
              <w:t>Motor de elegibilidad</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254489E" w14:textId="77777777" w:rsidR="003649A6" w:rsidRDefault="00503B60">
            <w:pPr>
              <w:spacing w:line="252" w:lineRule="auto"/>
            </w:pPr>
            <w:r>
              <w:rPr>
                <w:sz w:val="19"/>
                <w:szCs w:val="19"/>
              </w:rPr>
              <w:t>Evalúa si una identidad o billetera puede recibir, mantener o transferir un activo</w:t>
            </w:r>
          </w:p>
        </w:tc>
      </w:tr>
      <w:tr w:rsidR="003649A6" w14:paraId="66DC7923"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A20D8AA" w14:textId="77777777" w:rsidR="003649A6" w:rsidRDefault="00503B60">
            <w:pPr>
              <w:spacing w:line="252" w:lineRule="auto"/>
            </w:pPr>
            <w:r>
              <w:rPr>
                <w:sz w:val="19"/>
                <w:szCs w:val="19"/>
              </w:rPr>
              <w:t>Motor de securities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924E11B" w14:textId="77777777" w:rsidR="003649A6" w:rsidRDefault="00503B60">
            <w:pPr>
              <w:spacing w:line="252" w:lineRule="auto"/>
            </w:pPr>
            <w:r>
              <w:rPr>
                <w:sz w:val="19"/>
                <w:szCs w:val="19"/>
              </w:rPr>
              <w:t>Derechos, acciones corporativas, reporte y restricciones de transferencia</w:t>
            </w:r>
          </w:p>
        </w:tc>
      </w:tr>
      <w:tr w:rsidR="003649A6" w14:paraId="6B3A8882"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32013A0" w14:textId="77777777" w:rsidR="003649A6" w:rsidRDefault="00503B60">
            <w:pPr>
              <w:spacing w:line="252" w:lineRule="auto"/>
            </w:pPr>
            <w:r>
              <w:rPr>
                <w:sz w:val="19"/>
                <w:szCs w:val="19"/>
              </w:rPr>
              <w:t>Motor de reservas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09DA7C8" w14:textId="77777777" w:rsidR="003649A6" w:rsidRDefault="00503B60">
            <w:pPr>
              <w:spacing w:line="252" w:lineRule="auto"/>
            </w:pPr>
            <w:r>
              <w:rPr>
                <w:sz w:val="19"/>
                <w:szCs w:val="19"/>
              </w:rPr>
              <w:t>Registra reservas, valuación, descuentos, concentración, vencimiento y capacidad autorizada</w:t>
            </w:r>
          </w:p>
        </w:tc>
      </w:tr>
      <w:tr w:rsidR="003649A6" w14:paraId="68DED4C1"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F93CFCC" w14:textId="77777777" w:rsidR="003649A6" w:rsidRDefault="00503B60">
            <w:pPr>
              <w:spacing w:line="252" w:lineRule="auto"/>
            </w:pPr>
            <w:r>
              <w:rPr>
                <w:sz w:val="19"/>
                <w:szCs w:val="19"/>
              </w:rPr>
              <w:t>Motor de commodities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497A698" w14:textId="77777777" w:rsidR="003649A6" w:rsidRDefault="00503B60">
            <w:pPr>
              <w:spacing w:line="252" w:lineRule="auto"/>
            </w:pPr>
            <w:r>
              <w:rPr>
                <w:sz w:val="19"/>
                <w:szCs w:val="19"/>
              </w:rPr>
              <w:t>Lotes físicos, onzas finas, custodia, emisión y redención</w:t>
            </w:r>
          </w:p>
        </w:tc>
      </w:tr>
      <w:tr w:rsidR="003649A6" w14:paraId="4506A7B9"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794F184" w14:textId="77777777" w:rsidR="003649A6" w:rsidRDefault="00503B60">
            <w:pPr>
              <w:spacing w:line="252" w:lineRule="auto"/>
            </w:pPr>
            <w:r>
              <w:rPr>
                <w:sz w:val="19"/>
                <w:szCs w:val="19"/>
              </w:rPr>
              <w:t>Motor monetario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8022307" w14:textId="77777777" w:rsidR="003649A6" w:rsidRDefault="00503B60">
            <w:pPr>
              <w:spacing w:line="252" w:lineRule="auto"/>
            </w:pPr>
            <w:r>
              <w:rPr>
                <w:sz w:val="19"/>
                <w:szCs w:val="19"/>
              </w:rPr>
              <w:t>Supply y circulación de ORIGEN, tesorería</w:t>
            </w:r>
          </w:p>
        </w:tc>
      </w:tr>
      <w:tr w:rsidR="003649A6" w14:paraId="712C1A7E"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B5D386E" w14:textId="77777777" w:rsidR="003649A6" w:rsidRDefault="00503B60">
            <w:pPr>
              <w:spacing w:line="252" w:lineRule="auto"/>
            </w:pPr>
            <w:r>
              <w:rPr>
                <w:sz w:val="19"/>
                <w:szCs w:val="19"/>
              </w:rPr>
              <w:t>Motor de liquidación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24A8DBB" w14:textId="77777777" w:rsidR="003649A6" w:rsidRDefault="00503B60">
            <w:pPr>
              <w:spacing w:line="252" w:lineRule="auto"/>
            </w:pPr>
            <w:r>
              <w:rPr>
                <w:sz w:val="19"/>
                <w:szCs w:val="19"/>
              </w:rPr>
              <w:t>Entrega contra pago, garantía en depósito, comprobantes de liquidación</w:t>
            </w:r>
          </w:p>
        </w:tc>
      </w:tr>
      <w:tr w:rsidR="003649A6" w14:paraId="7E747C00"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40152A1" w14:textId="77777777" w:rsidR="003649A6" w:rsidRDefault="00503B60">
            <w:pPr>
              <w:spacing w:line="252" w:lineRule="auto"/>
            </w:pPr>
            <w:r>
              <w:rPr>
                <w:sz w:val="19"/>
                <w:szCs w:val="19"/>
              </w:rPr>
              <w:t>Dominio de privacidad</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1CBB1E6" w14:textId="77777777" w:rsidR="003649A6" w:rsidRDefault="00503B60">
            <w:pPr>
              <w:spacing w:line="252" w:lineRule="auto"/>
            </w:pPr>
            <w:r>
              <w:rPr>
                <w:sz w:val="19"/>
                <w:szCs w:val="19"/>
              </w:rPr>
              <w:t>Compromisos criptográficos, pruebas y acceso autorizado a información confidencial</w:t>
            </w:r>
          </w:p>
        </w:tc>
      </w:tr>
      <w:tr w:rsidR="003649A6" w14:paraId="4D10E6CD"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5C5F5BA" w14:textId="77777777" w:rsidR="003649A6" w:rsidRDefault="00503B60">
            <w:pPr>
              <w:spacing w:line="252" w:lineRule="auto"/>
            </w:pPr>
            <w:r>
              <w:rPr>
                <w:sz w:val="19"/>
                <w:szCs w:val="19"/>
              </w:rPr>
              <w:t>Registro de migración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670B65D" w14:textId="77777777" w:rsidR="003649A6" w:rsidRDefault="00503B60">
            <w:pPr>
              <w:spacing w:line="252" w:lineRule="auto"/>
            </w:pPr>
            <w:r>
              <w:rPr>
                <w:sz w:val="19"/>
                <w:szCs w:val="19"/>
              </w:rPr>
              <w:t>Instantáneas, raíces de Merkle, reclamos, bloqueo y quema, conciliación</w:t>
            </w:r>
          </w:p>
        </w:tc>
      </w:tr>
      <w:tr w:rsidR="003649A6" w14:paraId="510F4F7E"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C731839" w14:textId="77777777" w:rsidR="003649A6" w:rsidRDefault="00503B60">
            <w:pPr>
              <w:spacing w:line="252" w:lineRule="auto"/>
            </w:pPr>
            <w:r>
              <w:rPr>
                <w:sz w:val="19"/>
                <w:szCs w:val="19"/>
              </w:rPr>
              <w:t>Controlador de comisiones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674FCB5" w14:textId="77777777" w:rsidR="003649A6" w:rsidRDefault="00503B60">
            <w:pPr>
              <w:spacing w:line="252" w:lineRule="auto"/>
            </w:pPr>
            <w:r>
              <w:rPr>
                <w:sz w:val="19"/>
                <w:szCs w:val="19"/>
              </w:rPr>
              <w:t>Aplica la comisión por transacción</w:t>
            </w:r>
          </w:p>
        </w:tc>
      </w:tr>
      <w:tr w:rsidR="003649A6" w14:paraId="7AE7652B"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3698743" w14:textId="77777777" w:rsidR="003649A6" w:rsidRDefault="00503B60">
            <w:pPr>
              <w:spacing w:line="252" w:lineRule="auto"/>
            </w:pPr>
            <w:r>
              <w:rPr>
                <w:sz w:val="19"/>
                <w:szCs w:val="19"/>
              </w:rPr>
              <w:t>Controlador de gobernanza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2770429" w14:textId="77777777" w:rsidR="003649A6" w:rsidRDefault="00503B60">
            <w:pPr>
              <w:spacing w:line="252" w:lineRule="auto"/>
            </w:pPr>
            <w:r>
              <w:rPr>
                <w:sz w:val="19"/>
                <w:szCs w:val="19"/>
              </w:rPr>
              <w:t>Roles, firma múltiple, demoras programadas, estados de emergencia, actualizaciones</w:t>
            </w:r>
          </w:p>
        </w:tc>
      </w:tr>
      <w:tr w:rsidR="003649A6" w14:paraId="1A578472"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A211F61" w14:textId="77777777" w:rsidR="003649A6" w:rsidRDefault="00503B60">
            <w:pPr>
              <w:spacing w:line="252" w:lineRule="auto"/>
            </w:pPr>
            <w:r>
              <w:rPr>
                <w:sz w:val="19"/>
                <w:szCs w:val="19"/>
              </w:rPr>
              <w:t>Registro de licencias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3BD905A" w14:textId="77777777" w:rsidR="003649A6" w:rsidRDefault="00503B60">
            <w:pPr>
              <w:spacing w:line="252" w:lineRule="auto"/>
            </w:pPr>
            <w:r>
              <w:rPr>
                <w:sz w:val="19"/>
                <w:szCs w:val="19"/>
              </w:rPr>
              <w:t>Licencias por entidad, jurisdicción, estado y vigencia; habilita o bloquea módulos</w:t>
            </w:r>
          </w:p>
        </w:tc>
      </w:tr>
    </w:tbl>
    <w:p w14:paraId="2A80C249" w14:textId="77777777" w:rsidR="003649A6" w:rsidRDefault="003649A6">
      <w:pPr>
        <w:spacing w:after="200"/>
      </w:pPr>
    </w:p>
    <w:p w14:paraId="28AA3F31" w14:textId="77777777" w:rsidR="003649A6" w:rsidRDefault="00503B60">
      <w:pPr>
        <w:pStyle w:val="Heading1"/>
        <w:pageBreakBefore/>
        <w:pBdr>
          <w:bottom w:val="single" w:sz="6" w:space="6" w:color="C9BE9E"/>
        </w:pBdr>
        <w:spacing w:before="200" w:after="200"/>
      </w:pPr>
      <w:r>
        <w:t>4. Series de estándares</w:t>
      </w:r>
    </w:p>
    <w:p w14:paraId="2646F805" w14:textId="77777777" w:rsidR="003649A6" w:rsidRDefault="00503B60">
      <w:pPr>
        <w:spacing w:after="160" w:line="276" w:lineRule="auto"/>
        <w:jc w:val="both"/>
      </w:pPr>
      <w:r>
        <w:t>Las reglas se organizan en series numeradas por centenas. Cada serie se versiona y se cita por separado, de modo que una modificación en una no obliga a reaprobar las demás. Dentro de cada centena queda espacio para agregar reglas sin alterar la numeración.</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64FD1558"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0BA59AA8" w14:textId="77777777" w:rsidR="003649A6" w:rsidRDefault="00503B60">
            <w:pPr>
              <w:spacing w:line="252" w:lineRule="auto"/>
            </w:pPr>
            <w:r>
              <w:rPr>
                <w:b/>
                <w:bCs/>
                <w:color w:val="6B5417"/>
                <w:sz w:val="19"/>
                <w:szCs w:val="19"/>
              </w:rPr>
              <w:t>Serie</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B2AD367" w14:textId="77777777" w:rsidR="003649A6" w:rsidRDefault="00503B60">
            <w:pPr>
              <w:spacing w:line="252" w:lineRule="auto"/>
            </w:pPr>
            <w:r>
              <w:rPr>
                <w:b/>
                <w:bCs/>
                <w:color w:val="6B5417"/>
                <w:sz w:val="19"/>
                <w:szCs w:val="19"/>
              </w:rPr>
              <w:t>Alcance</w:t>
            </w:r>
          </w:p>
        </w:tc>
      </w:tr>
      <w:tr w:rsidR="003649A6" w14:paraId="69C69142"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C28C5A1" w14:textId="77777777" w:rsidR="003649A6" w:rsidRDefault="00503B60">
            <w:pPr>
              <w:spacing w:line="252" w:lineRule="auto"/>
            </w:pPr>
            <w:r>
              <w:rPr>
                <w:sz w:val="19"/>
                <w:szCs w:val="19"/>
              </w:rPr>
              <w:t>SFSP-100 CORE</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332AA93" w14:textId="77777777" w:rsidR="003649A6" w:rsidRDefault="00503B60">
            <w:pPr>
              <w:spacing w:line="252" w:lineRule="auto"/>
            </w:pPr>
            <w:r>
              <w:rPr>
                <w:sz w:val="19"/>
                <w:szCs w:val="19"/>
              </w:rPr>
              <w:t>Identificadores de activo, estados, eventos, versionado, gobernanza del registro</w:t>
            </w:r>
          </w:p>
        </w:tc>
      </w:tr>
      <w:tr w:rsidR="003649A6" w14:paraId="7325AB26"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1BF723D" w14:textId="77777777" w:rsidR="003649A6" w:rsidRDefault="00503B60">
            <w:pPr>
              <w:spacing w:line="252" w:lineRule="auto"/>
            </w:pPr>
            <w:r>
              <w:rPr>
                <w:sz w:val="19"/>
                <w:szCs w:val="19"/>
              </w:rPr>
              <w:t>SFSP-110 IDENTITY</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88E38CC" w14:textId="77777777" w:rsidR="003649A6" w:rsidRDefault="00503B60">
            <w:pPr>
              <w:spacing w:line="252" w:lineRule="auto"/>
            </w:pPr>
            <w:r>
              <w:rPr>
                <w:sz w:val="19"/>
                <w:szCs w:val="19"/>
              </w:rPr>
              <w:t>Genesis ID, credenciales, recuperación, declaraciones de privacidad</w:t>
            </w:r>
          </w:p>
        </w:tc>
      </w:tr>
      <w:tr w:rsidR="003649A6" w14:paraId="770E30A9"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723B4C3" w14:textId="77777777" w:rsidR="003649A6" w:rsidRDefault="00503B60">
            <w:pPr>
              <w:spacing w:line="252" w:lineRule="auto"/>
            </w:pPr>
            <w:r>
              <w:rPr>
                <w:sz w:val="19"/>
                <w:szCs w:val="19"/>
              </w:rPr>
              <w:t>SFSP-120 COMPLIANCE</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FDA5C27" w14:textId="77777777" w:rsidR="003649A6" w:rsidRDefault="00503B60">
            <w:pPr>
              <w:spacing w:line="252" w:lineRule="auto"/>
            </w:pPr>
            <w:r>
              <w:rPr>
                <w:sz w:val="19"/>
                <w:szCs w:val="19"/>
              </w:rPr>
              <w:t>Elegibilidad, jurisdicción, reglas de transferencia, bloqueos</w:t>
            </w:r>
          </w:p>
        </w:tc>
      </w:tr>
      <w:tr w:rsidR="003649A6" w14:paraId="14F02C15" w14:textId="77777777">
        <w:tblPrEx>
          <w:tblCellMar>
            <w:top w:w="0" w:type="dxa"/>
            <w:bottom w:w="0" w:type="dxa"/>
          </w:tblCellMar>
        </w:tblPrEx>
        <w:trPr>
          <w:ins w:id="9018" w:author="Claude" w:date="2026-09-24T09:00:00Z"/>
        </w:trPr>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2D0B415" w14:textId="77777777" w:rsidR="003649A6" w:rsidRDefault="00503B60">
            <w:pPr>
              <w:spacing w:line="252" w:lineRule="auto"/>
              <w:rPr>
                <w:ins w:id="9021" w:author="Claude" w:date="2026-09-24T09:00:00Z"/>
              </w:rPr>
            </w:pPr>
            <w:commentRangeStart w:id="7"/>
            <w:ins w:id="9019" w:author="Claude" w:date="2026-09-24T09:00:00Z">
              <w:r>
                <w:rPr>
                  <w:sz w:val="19"/>
                  <w:szCs w:val="19"/>
                </w:rPr>
                <w:t xml:space="preserve">SFSP-130 ACCOUNT</w:t>
              </w:r>
            </w:ins>
            <w:commentRangeEnd w:id="7"/>
            <w:r>
              <w:rPr>
                <w:rStyle w:val="CommentReference"/>
              </w:rPr>
              <w:commentReference w:id="7"/>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F9A4973" w14:textId="77777777" w:rsidR="003649A6" w:rsidRDefault="00503B60">
            <w:pPr>
              <w:spacing w:line="252" w:lineRule="auto"/>
              <w:rPr>
                <w:ins w:id="9022" w:author="Claude" w:date="2026-09-24T09:00:00Z"/>
              </w:rPr>
            </w:pPr>
            <w:ins w:id="9020" w:author="Claude" w:date="2026-09-24T09:00:00Z">
              <w:r>
                <w:rPr>
                  <w:sz w:val="19"/>
                  <w:szCs w:val="19"/>
                </w:rPr>
                <w:t xml:space="preserve">Número de cuenta del sistema, alias, vínculo con billetera, custodia y recuperación de cuentas</w:t>
              </w:r>
            </w:ins>
          </w:p>
        </w:tc>
      </w:tr>
      <w:tr w:rsidR="003649A6" w14:paraId="39C84413"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66DC431" w14:textId="77777777" w:rsidR="003649A6" w:rsidRDefault="00503B60">
            <w:pPr>
              <w:spacing w:line="252" w:lineRule="auto"/>
            </w:pPr>
            <w:r>
              <w:rPr>
                <w:sz w:val="19"/>
                <w:szCs w:val="19"/>
              </w:rPr>
              <w:t>SFSP-200 SEC</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C0C954B" w14:textId="77777777" w:rsidR="003649A6" w:rsidRDefault="00503B60">
            <w:pPr>
              <w:spacing w:line="252" w:lineRule="auto"/>
            </w:pPr>
            <w:r>
              <w:rPr>
                <w:sz w:val="19"/>
                <w:szCs w:val="19"/>
              </w:rPr>
              <w:t>Securities y activos regulados</w:t>
            </w:r>
          </w:p>
        </w:tc>
      </w:tr>
      <w:tr w:rsidR="003649A6" w14:paraId="23020E5D"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2E8610C" w14:textId="77777777" w:rsidR="003649A6" w:rsidRDefault="00503B60">
            <w:pPr>
              <w:spacing w:line="252" w:lineRule="auto"/>
            </w:pPr>
            <w:r>
              <w:rPr>
                <w:sz w:val="19"/>
                <w:szCs w:val="19"/>
              </w:rPr>
              <w:t>SFSP-300 COM</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7DFE286" w14:textId="77777777" w:rsidR="003649A6" w:rsidRDefault="00503B60">
            <w:pPr>
              <w:spacing w:line="252" w:lineRule="auto"/>
            </w:pPr>
            <w:r>
              <w:rPr>
                <w:sz w:val="19"/>
                <w:szCs w:val="19"/>
              </w:rPr>
              <w:t>Commodities: AUKA, AGKA y futuras materias primas</w:t>
            </w:r>
          </w:p>
        </w:tc>
      </w:tr>
      <w:tr w:rsidR="003649A6" w14:paraId="5EBEBE03"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0EDDDE7" w14:textId="77777777" w:rsidR="003649A6" w:rsidRDefault="00503B60">
            <w:pPr>
              <w:spacing w:line="252" w:lineRule="auto"/>
            </w:pPr>
            <w:r>
              <w:rPr>
                <w:sz w:val="19"/>
                <w:szCs w:val="19"/>
              </w:rPr>
              <w:t>SFSP-400 MON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066B1C5" w14:textId="77777777" w:rsidR="003649A6" w:rsidRDefault="00503B60">
            <w:pPr>
              <w:spacing w:line="252" w:lineRule="auto"/>
            </w:pPr>
            <w:r>
              <w:rPr>
                <w:sz w:val="19"/>
                <w:szCs w:val="19"/>
              </w:rPr>
              <w:t>ORIGEN y unidades de liquidación</w:t>
            </w:r>
          </w:p>
        </w:tc>
      </w:tr>
      <w:tr w:rsidR="003649A6" w14:paraId="275D7949"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68C650F" w14:textId="77777777" w:rsidR="003649A6" w:rsidRDefault="00503B60">
            <w:pPr>
              <w:spacing w:line="252" w:lineRule="auto"/>
            </w:pPr>
            <w:r>
              <w:rPr>
                <w:sz w:val="19"/>
                <w:szCs w:val="19"/>
              </w:rPr>
              <w:t>SFSP-500 MKT</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30DE6D6" w14:textId="77777777" w:rsidR="003649A6" w:rsidRDefault="00503B60">
            <w:pPr>
              <w:spacing w:line="252" w:lineRule="auto"/>
            </w:pPr>
            <w:r>
              <w:rPr>
                <w:sz w:val="19"/>
                <w:szCs w:val="19"/>
              </w:rPr>
              <w:t>Órdenes, calce, entrega contra pago, liquidación, suspensión</w:t>
            </w:r>
          </w:p>
        </w:tc>
      </w:tr>
      <w:tr w:rsidR="003649A6" w14:paraId="469AC2B3"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8029B51" w14:textId="77777777" w:rsidR="003649A6" w:rsidRDefault="00503B60">
            <w:pPr>
              <w:spacing w:line="252" w:lineRule="auto"/>
            </w:pPr>
            <w:r>
              <w:rPr>
                <w:sz w:val="19"/>
                <w:szCs w:val="19"/>
              </w:rPr>
              <w:t>SFSP-600 PRIV</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70D5C4D" w14:textId="77777777" w:rsidR="003649A6" w:rsidRDefault="00503B60">
            <w:pPr>
              <w:spacing w:line="252" w:lineRule="auto"/>
            </w:pPr>
            <w:r>
              <w:rPr>
                <w:sz w:val="19"/>
                <w:szCs w:val="19"/>
              </w:rPr>
              <w:t>Confidencialidad, divulgación selectiva, acceso de auditoría</w:t>
            </w:r>
          </w:p>
        </w:tc>
      </w:tr>
      <w:tr w:rsidR="003649A6" w14:paraId="70D2F72D"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A2C26DE" w14:textId="77777777" w:rsidR="003649A6" w:rsidRDefault="00503B60">
            <w:pPr>
              <w:spacing w:line="252" w:lineRule="auto"/>
            </w:pPr>
            <w:r>
              <w:rPr>
                <w:sz w:val="19"/>
                <w:szCs w:val="19"/>
              </w:rPr>
              <w:t>SFSP-700 MIG</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ADBE452" w14:textId="77777777" w:rsidR="003649A6" w:rsidRDefault="00503B60">
            <w:pPr>
              <w:spacing w:line="252" w:lineRule="auto"/>
            </w:pPr>
            <w:r>
              <w:rPr>
                <w:sz w:val="19"/>
                <w:szCs w:val="19"/>
              </w:rPr>
              <w:t>Migración de contratos anteriores y equivalencias</w:t>
            </w:r>
          </w:p>
        </w:tc>
      </w:tr>
      <w:tr w:rsidR="003649A6" w14:paraId="6DAAF887"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8616DEF" w14:textId="77777777" w:rsidR="003649A6" w:rsidRDefault="00503B60">
            <w:pPr>
              <w:spacing w:line="252" w:lineRule="auto"/>
            </w:pPr>
            <w:r>
              <w:rPr>
                <w:sz w:val="19"/>
                <w:szCs w:val="19"/>
              </w:rPr>
              <w:t>SFSP-800 GOV</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CC35BF0" w14:textId="77777777" w:rsidR="003649A6" w:rsidRDefault="00503B60">
            <w:pPr>
              <w:spacing w:line="252" w:lineRule="auto"/>
            </w:pPr>
            <w:r>
              <w:rPr>
                <w:sz w:val="19"/>
                <w:szCs w:val="19"/>
              </w:rPr>
              <w:t>Roles, firmas, actualizaciones, demoras programadas, controles de emergencia</w:t>
            </w:r>
          </w:p>
        </w:tc>
      </w:tr>
      <w:tr w:rsidR="003649A6" w14:paraId="29CB65EA"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30D33ED" w14:textId="77777777" w:rsidR="003649A6" w:rsidRDefault="00503B60">
            <w:pPr>
              <w:spacing w:line="252" w:lineRule="auto"/>
            </w:pPr>
            <w:r>
              <w:rPr>
                <w:sz w:val="19"/>
                <w:szCs w:val="19"/>
              </w:rPr>
              <w:t>SFSP-900 OPS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C8DDFB1" w14:textId="77777777" w:rsidR="003649A6" w:rsidRDefault="00503B60">
            <w:pPr>
              <w:spacing w:line="252" w:lineRule="auto"/>
            </w:pPr>
            <w:r>
              <w:rPr>
                <w:sz w:val="19"/>
                <w:szCs w:val="19"/>
              </w:rPr>
              <w:t>Observabilidad, respaldos, conciliación, incidentes</w:t>
            </w:r>
          </w:p>
        </w:tc>
      </w:tr>
    </w:tbl>
    <w:p w14:paraId="7B1188F6" w14:textId="77777777" w:rsidR="003649A6" w:rsidRDefault="003649A6">
      <w:pPr>
        <w:spacing w:after="200"/>
      </w:pPr>
    </w:p>
    <w:p w14:paraId="6AC04617" w14:textId="77777777" w:rsidR="003649A6" w:rsidRDefault="00503B60">
      <w:pPr>
        <w:pStyle w:val="Heading3"/>
        <w:spacing w:before="300" w:after="140"/>
      </w:pPr>
      <w:r>
        <w:t>4.1 Clases de activo</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40"/>
        <w:gridCol w:w="3640"/>
      </w:tblGrid>
      <w:tr w:rsidR="003649A6" w14:paraId="7CF0BC79" w14:textId="77777777">
        <w:tblPrEx>
          <w:tblCellMar>
            <w:top w:w="0" w:type="dxa"/>
            <w:bottom w:w="0" w:type="dxa"/>
          </w:tblCellMar>
        </w:tblPrEx>
        <w:trPr>
          <w:tblHeader/>
        </w:trPr>
        <w:tc>
          <w:tcPr>
            <w:tcW w:w="28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D4DE2CE" w14:textId="77777777" w:rsidR="003649A6" w:rsidRDefault="00503B60">
            <w:pPr>
              <w:spacing w:line="252" w:lineRule="auto"/>
            </w:pPr>
            <w:r>
              <w:rPr>
                <w:b/>
                <w:bCs/>
                <w:color w:val="6B5417"/>
                <w:sz w:val="19"/>
                <w:szCs w:val="19"/>
              </w:rPr>
              <w:t>Clase</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002DBBD" w14:textId="77777777" w:rsidR="003649A6" w:rsidRDefault="00503B60">
            <w:pPr>
              <w:spacing w:line="252" w:lineRule="auto"/>
            </w:pPr>
            <w:r>
              <w:rPr>
                <w:b/>
                <w:bCs/>
                <w:color w:val="6B5417"/>
                <w:sz w:val="19"/>
                <w:szCs w:val="19"/>
              </w:rPr>
              <w:t>Subtipos en versión 1</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8B4D8DE" w14:textId="77777777" w:rsidR="003649A6" w:rsidRDefault="00503B60">
            <w:pPr>
              <w:spacing w:line="252" w:lineRule="auto"/>
            </w:pPr>
            <w:r>
              <w:rPr>
                <w:b/>
                <w:bCs/>
                <w:color w:val="6B5417"/>
                <w:sz w:val="19"/>
                <w:szCs w:val="19"/>
              </w:rPr>
              <w:t>Extensiones reservadas</w:t>
            </w:r>
          </w:p>
        </w:tc>
      </w:tr>
      <w:tr w:rsidR="003649A6" w14:paraId="423C67B8"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A7B6984" w14:textId="77777777" w:rsidR="003649A6" w:rsidRDefault="00503B60">
            <w:pPr>
              <w:spacing w:line="252" w:lineRule="auto"/>
            </w:pPr>
            <w:r>
              <w:rPr>
                <w:sz w:val="19"/>
                <w:szCs w:val="19"/>
              </w:rPr>
              <w:t>SECURITY</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B8BB4A9" w14:textId="77777777" w:rsidR="003649A6" w:rsidRDefault="00503B60">
            <w:pPr>
              <w:spacing w:line="252" w:lineRule="auto"/>
            </w:pPr>
            <w:r>
              <w:rPr>
                <w:sz w:val="19"/>
                <w:szCs w:val="19"/>
              </w:rPr>
              <w:t>Patrimonial, deuda, participación en ingresos, regalía, interés inmobiliario, financiamiento de proyecto, convertible, fondo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99E8AB7" w14:textId="77777777" w:rsidR="003649A6" w:rsidRDefault="00503B60">
            <w:pPr>
              <w:spacing w:line="252" w:lineRule="auto"/>
            </w:pPr>
            <w:r>
              <w:rPr>
                <w:sz w:val="19"/>
                <w:szCs w:val="19"/>
              </w:rPr>
              <w:t>Productos derivados y estructurados, solo con política específica</w:t>
            </w:r>
          </w:p>
        </w:tc>
      </w:tr>
      <w:tr w:rsidR="003649A6" w14:paraId="2FD7BCB1"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263E47F" w14:textId="77777777" w:rsidR="003649A6" w:rsidRDefault="00503B60">
            <w:pPr>
              <w:spacing w:line="252" w:lineRule="auto"/>
            </w:pPr>
            <w:r>
              <w:rPr>
                <w:sz w:val="19"/>
                <w:szCs w:val="19"/>
              </w:rPr>
              <w:t>COMMODITY</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D41B021" w14:textId="77777777" w:rsidR="003649A6" w:rsidRDefault="00503B60">
            <w:pPr>
              <w:spacing w:line="252" w:lineRule="auto"/>
            </w:pPr>
            <w:r>
              <w:rPr>
                <w:sz w:val="19"/>
                <w:szCs w:val="19"/>
              </w:rPr>
              <w:t>Oro (AUKA), plata (AGKA)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C0ED395" w14:textId="77777777" w:rsidR="003649A6" w:rsidRDefault="00503B60">
            <w:pPr>
              <w:spacing w:line="252" w:lineRule="auto"/>
            </w:pPr>
            <w:r>
              <w:rPr>
                <w:sz w:val="19"/>
                <w:szCs w:val="19"/>
              </w:rPr>
              <w:t>Otros metales y materias primas con estándar de evidencia propio</w:t>
            </w:r>
          </w:p>
        </w:tc>
      </w:tr>
      <w:tr w:rsidR="003649A6" w14:paraId="7DA8789D"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26EA9AC" w14:textId="77777777" w:rsidR="003649A6" w:rsidRDefault="00503B60">
            <w:pPr>
              <w:spacing w:line="252" w:lineRule="auto"/>
            </w:pPr>
            <w:r>
              <w:rPr>
                <w:sz w:val="19"/>
                <w:szCs w:val="19"/>
              </w:rPr>
              <w:t>MONETARY</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A6FD704" w14:textId="77777777" w:rsidR="003649A6" w:rsidRDefault="00503B60">
            <w:pPr>
              <w:spacing w:line="252" w:lineRule="auto"/>
            </w:pPr>
            <w:r>
              <w:rPr>
                <w:sz w:val="19"/>
                <w:szCs w:val="19"/>
              </w:rPr>
              <w:t>ORIGEN</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F98A2C0" w14:textId="77777777" w:rsidR="003649A6" w:rsidRDefault="00503B60">
            <w:pPr>
              <w:spacing w:line="252" w:lineRule="auto"/>
            </w:pPr>
            <w:r>
              <w:rPr>
                <w:sz w:val="19"/>
                <w:szCs w:val="19"/>
              </w:rPr>
              <w:t>Otras unidades de liquidación autorizadas</w:t>
            </w:r>
          </w:p>
        </w:tc>
      </w:tr>
      <w:tr w:rsidR="003649A6" w14:paraId="3E46CE12"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3280935" w14:textId="77777777" w:rsidR="003649A6" w:rsidRDefault="00503B60">
            <w:pPr>
              <w:spacing w:line="252" w:lineRule="auto"/>
            </w:pPr>
            <w:r>
              <w:rPr>
                <w:sz w:val="19"/>
                <w:szCs w:val="19"/>
              </w:rPr>
              <w:t>UTILITY</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1F61EED" w14:textId="77777777" w:rsidR="003649A6" w:rsidRDefault="00503B60">
            <w:pPr>
              <w:spacing w:line="252" w:lineRule="auto"/>
            </w:pPr>
            <w:r>
              <w:rPr>
                <w:sz w:val="19"/>
                <w:szCs w:val="19"/>
              </w:rPr>
              <w:t>Acceso a servicios de red que no representen por sí mismos un derecho financiero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A0D60CA" w14:textId="77777777" w:rsidR="003649A6" w:rsidRDefault="00503B60">
            <w:pPr>
              <w:spacing w:line="252" w:lineRule="auto"/>
            </w:pPr>
            <w:r>
              <w:rPr>
                <w:sz w:val="19"/>
                <w:szCs w:val="19"/>
              </w:rPr>
              <w:t>Módulos futuros</w:t>
            </w:r>
          </w:p>
        </w:tc>
      </w:tr>
    </w:tbl>
    <w:p w14:paraId="3D5C5438" w14:textId="77777777" w:rsidR="003649A6" w:rsidRDefault="003649A6">
      <w:pPr>
        <w:spacing w:after="200"/>
      </w:pPr>
    </w:p>
    <w:p w14:paraId="1A17AD5B" w14:textId="77777777" w:rsidR="003649A6" w:rsidRDefault="00503B60">
      <w:pPr>
        <w:pStyle w:val="Heading3"/>
        <w:spacing w:before="300" w:after="140"/>
      </w:pPr>
      <w:r>
        <w:t>4.2 Asset Passport</w:t>
      </w:r>
    </w:p>
    <w:p w14:paraId="19623AB4" w14:textId="77777777" w:rsidR="003649A6" w:rsidRDefault="00503B60">
      <w:pPr>
        <w:spacing w:after="160" w:line="276" w:lineRule="auto"/>
        <w:jc w:val="both"/>
      </w:pPr>
      <w:r>
        <w:t>El Asset Passport es el registro público de un activo. Contiene lo que el adquirente, el supervisor y la infraestructura necesitan saber para operar con él, y es la referencia que el resto del protocolo utiliza para publicar condiciones.</w:t>
      </w:r>
    </w:p>
    <w:p w14:paraId="6872B92B" w14:textId="77777777" w:rsidR="003649A6" w:rsidRDefault="00503B60">
      <w:pPr>
        <w:spacing w:after="160" w:line="276" w:lineRule="auto"/>
        <w:jc w:val="both"/>
      </w:pPr>
      <w:r>
        <w:t>El identificador del activo es estable y no se deriva de la dirección del contrato, de modo que una migración o una actualización técnica no rompe la referencia. El formato es jerárquico por clase, autoridad de admisión y número correlativo.</w:t>
      </w:r>
    </w:p>
    <w:p w14:paraId="1436A627" w14:textId="77777777" w:rsidR="003649A6" w:rsidRDefault="00503B60">
      <w:pPr>
        <w:spacing w:after="160" w:line="276" w:lineRule="auto"/>
        <w:jc w:val="both"/>
      </w:pPr>
      <w:r>
        <w:t>El Passport se versiona. Cada modificación conserva la versión anterior consultable, con fecha y código de motivo, porque un adquirente debe poder acreditar bajo qué condiciones adquirió.</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33CD83E6"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0F90DF7E" w14:textId="77777777" w:rsidR="003649A6" w:rsidRDefault="00503B60">
            <w:pPr>
              <w:spacing w:line="252" w:lineRule="auto"/>
            </w:pPr>
            <w:r>
              <w:rPr>
                <w:b/>
                <w:bCs/>
                <w:color w:val="6B5417"/>
                <w:sz w:val="19"/>
                <w:szCs w:val="19"/>
              </w:rPr>
              <w:t>Campo</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43DA9687" w14:textId="77777777" w:rsidR="003649A6" w:rsidRDefault="00503B60">
            <w:pPr>
              <w:spacing w:line="252" w:lineRule="auto"/>
            </w:pPr>
            <w:r>
              <w:rPr>
                <w:b/>
                <w:bCs/>
                <w:color w:val="6B5417"/>
                <w:sz w:val="19"/>
                <w:szCs w:val="19"/>
              </w:rPr>
              <w:t>Contenido</w:t>
            </w:r>
          </w:p>
        </w:tc>
      </w:tr>
      <w:tr w:rsidR="003649A6" w14:paraId="0899018A"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E49D3A3" w14:textId="77777777" w:rsidR="003649A6" w:rsidRDefault="00503B60">
            <w:pPr>
              <w:spacing w:line="252" w:lineRule="auto"/>
            </w:pPr>
            <w:r>
              <w:rPr>
                <w:sz w:val="19"/>
                <w:szCs w:val="19"/>
              </w:rPr>
              <w:t>Identificador</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1490030" w14:textId="77777777" w:rsidR="003649A6" w:rsidRDefault="00503B60">
            <w:pPr>
              <w:spacing w:line="252" w:lineRule="auto"/>
            </w:pPr>
            <w:r>
              <w:rPr>
                <w:sz w:val="19"/>
                <w:szCs w:val="19"/>
              </w:rPr>
              <w:t>Identificador estable del activo, independiente de la dirección del contrato</w:t>
            </w:r>
          </w:p>
        </w:tc>
      </w:tr>
      <w:tr w:rsidR="003649A6" w14:paraId="04BE31B5"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0DCC546" w14:textId="77777777" w:rsidR="003649A6" w:rsidRDefault="00503B60">
            <w:pPr>
              <w:spacing w:line="252" w:lineRule="auto"/>
            </w:pPr>
            <w:r>
              <w:rPr>
                <w:sz w:val="19"/>
                <w:szCs w:val="19"/>
              </w:rPr>
              <w:t>Emisor</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0890CD5" w14:textId="77777777" w:rsidR="003649A6" w:rsidRDefault="00503B60">
            <w:pPr>
              <w:spacing w:line="252" w:lineRule="auto"/>
            </w:pPr>
            <w:r>
              <w:rPr>
                <w:sz w:val="19"/>
                <w:szCs w:val="19"/>
              </w:rPr>
              <w:t>Genesis ID del emisor y denominación legal</w:t>
            </w:r>
          </w:p>
        </w:tc>
      </w:tr>
      <w:tr w:rsidR="003649A6" w14:paraId="4E948E4D"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F859691" w14:textId="77777777" w:rsidR="003649A6" w:rsidRDefault="00503B60">
            <w:pPr>
              <w:spacing w:line="252" w:lineRule="auto"/>
            </w:pPr>
            <w:r>
              <w:rPr>
                <w:sz w:val="19"/>
                <w:szCs w:val="19"/>
              </w:rPr>
              <w:t>Clase y tipo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2EDF9CB" w14:textId="77777777" w:rsidR="003649A6" w:rsidRDefault="00503B60">
            <w:pPr>
              <w:spacing w:line="252" w:lineRule="auto"/>
            </w:pPr>
            <w:r>
              <w:rPr>
                <w:sz w:val="19"/>
                <w:szCs w:val="19"/>
              </w:rPr>
              <w:t>Clase del activo y subtipo dentro de ella</w:t>
            </w:r>
          </w:p>
        </w:tc>
      </w:tr>
      <w:tr w:rsidR="003649A6" w14:paraId="454EE8B2"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4240A99" w14:textId="77777777" w:rsidR="003649A6" w:rsidRDefault="00503B60">
            <w:pPr>
              <w:spacing w:line="252" w:lineRule="auto"/>
            </w:pPr>
            <w:r>
              <w:rPr>
                <w:sz w:val="19"/>
                <w:szCs w:val="19"/>
              </w:rPr>
              <w:t>Plantilla de derechos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5B75543" w14:textId="77777777" w:rsidR="003649A6" w:rsidRDefault="00503B60">
            <w:pPr>
              <w:spacing w:line="252" w:lineRule="auto"/>
            </w:pPr>
            <w:r>
              <w:rPr>
                <w:sz w:val="19"/>
                <w:szCs w:val="19"/>
              </w:rPr>
              <w:t>Plantilla aplicada, con su versión y los parámetros de la emisión</w:t>
            </w:r>
          </w:p>
        </w:tc>
      </w:tr>
      <w:tr w:rsidR="003649A6" w14:paraId="02F985B0"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F41CA14" w14:textId="77777777" w:rsidR="003649A6" w:rsidRDefault="00503B60">
            <w:pPr>
              <w:spacing w:line="252" w:lineRule="auto"/>
            </w:pPr>
            <w:r>
              <w:rPr>
                <w:sz w:val="19"/>
                <w:szCs w:val="19"/>
              </w:rPr>
              <w:t>Segmento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9F2642B" w14:textId="77777777" w:rsidR="003649A6" w:rsidRDefault="00503B60">
            <w:pPr>
              <w:spacing w:line="252" w:lineRule="auto"/>
            </w:pPr>
            <w:r>
              <w:rPr>
                <w:sz w:val="19"/>
                <w:szCs w:val="19"/>
              </w:rPr>
              <w:t>Mercado Principal o Mercado de Crecimiento</w:t>
            </w:r>
          </w:p>
        </w:tc>
      </w:tr>
      <w:tr w:rsidR="003649A6" w14:paraId="7157DA27"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98A7007" w14:textId="77777777" w:rsidR="003649A6" w:rsidRDefault="00503B60">
            <w:pPr>
              <w:spacing w:line="252" w:lineRule="auto"/>
            </w:pPr>
            <w:r>
              <w:rPr>
                <w:sz w:val="19"/>
                <w:szCs w:val="19"/>
              </w:rPr>
              <w:t>Supply autorizado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EF89424" w14:textId="77777777" w:rsidR="003649A6" w:rsidRDefault="00503B60">
            <w:pPr>
              <w:spacing w:line="252" w:lineRule="auto"/>
            </w:pPr>
            <w:r>
              <w:rPr>
                <w:sz w:val="19"/>
                <w:szCs w:val="19"/>
              </w:rPr>
              <w:t>Máximo aprobado por la autoridad de admisión</w:t>
            </w:r>
          </w:p>
        </w:tc>
      </w:tr>
      <w:tr w:rsidR="003649A6" w14:paraId="38B373E3"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2590965" w14:textId="77777777" w:rsidR="003649A6" w:rsidRDefault="00503B60">
            <w:pPr>
              <w:spacing w:line="252" w:lineRule="auto"/>
            </w:pPr>
            <w:r>
              <w:rPr>
                <w:sz w:val="19"/>
                <w:szCs w:val="19"/>
              </w:rPr>
              <w:t>Supply emitido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CCA51DE" w14:textId="77777777" w:rsidR="003649A6" w:rsidRDefault="00503B60">
            <w:pPr>
              <w:spacing w:line="252" w:lineRule="auto"/>
            </w:pPr>
            <w:r>
              <w:rPr>
                <w:sz w:val="19"/>
                <w:szCs w:val="19"/>
              </w:rPr>
              <w:t>Unidades efectivamente creadas</w:t>
            </w:r>
          </w:p>
        </w:tc>
      </w:tr>
      <w:tr w:rsidR="003649A6" w14:paraId="7BC8ED2B"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77194D2" w14:textId="77777777" w:rsidR="003649A6" w:rsidRDefault="00503B60">
            <w:pPr>
              <w:spacing w:line="252" w:lineRule="auto"/>
            </w:pPr>
            <w:r>
              <w:rPr>
                <w:sz w:val="19"/>
                <w:szCs w:val="19"/>
              </w:rPr>
              <w:t>Supply en circulación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B670F76" w14:textId="77777777" w:rsidR="003649A6" w:rsidRDefault="00503B60">
            <w:pPr>
              <w:spacing w:line="252" w:lineRule="auto"/>
            </w:pPr>
            <w:r>
              <w:rPr>
                <w:sz w:val="19"/>
                <w:szCs w:val="19"/>
              </w:rPr>
              <w:t>Unidades fuera de tesorería y de bloqueos vigentes</w:t>
            </w:r>
          </w:p>
        </w:tc>
      </w:tr>
      <w:tr w:rsidR="003649A6" w14:paraId="3819C6CD"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63F7983" w14:textId="77777777" w:rsidR="003649A6" w:rsidRDefault="00503B60">
            <w:pPr>
              <w:spacing w:line="252" w:lineRule="auto"/>
            </w:pPr>
            <w:r>
              <w:rPr>
                <w:sz w:val="19"/>
                <w:szCs w:val="19"/>
              </w:rPr>
              <w:t>Precio de referencia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C259033" w14:textId="77777777" w:rsidR="003649A6" w:rsidRDefault="00503B60">
            <w:pPr>
              <w:spacing w:line="252" w:lineRule="auto"/>
            </w:pPr>
            <w:r>
              <w:rPr>
                <w:sz w:val="19"/>
                <w:szCs w:val="19"/>
              </w:rPr>
              <w:t>Precio por unidad derivado de la valuación admisible, con su fecha</w:t>
            </w:r>
          </w:p>
        </w:tc>
      </w:tr>
      <w:tr w:rsidR="003649A6" w14:paraId="4A460EF5"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FEC6AE2" w14:textId="77777777" w:rsidR="003649A6" w:rsidRDefault="00503B60">
            <w:pPr>
              <w:spacing w:line="252" w:lineRule="auto"/>
            </w:pPr>
            <w:r>
              <w:rPr>
                <w:sz w:val="19"/>
                <w:szCs w:val="19"/>
              </w:rPr>
              <w:t>Valuación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BCD33B9" w14:textId="77777777" w:rsidR="003649A6" w:rsidRDefault="00503B60">
            <w:pPr>
              <w:spacing w:line="252" w:lineRule="auto"/>
            </w:pPr>
            <w:r>
              <w:rPr>
                <w:sz w:val="19"/>
                <w:szCs w:val="19"/>
              </w:rPr>
              <w:t>Valor admisible de la canasta, metodología, fecha y vigencia</w:t>
            </w:r>
          </w:p>
        </w:tc>
      </w:tr>
      <w:tr w:rsidR="003649A6" w14:paraId="2DAABFE7"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CB8A32B" w14:textId="77777777" w:rsidR="003649A6" w:rsidRDefault="00503B60">
            <w:pPr>
              <w:spacing w:line="252" w:lineRule="auto"/>
            </w:pPr>
            <w:r>
              <w:rPr>
                <w:sz w:val="19"/>
                <w:szCs w:val="19"/>
              </w:rPr>
              <w:t>Valuador</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258A47A" w14:textId="77777777" w:rsidR="003649A6" w:rsidRDefault="00503B60">
            <w:pPr>
              <w:spacing w:line="252" w:lineRule="auto"/>
            </w:pPr>
            <w:r>
              <w:rPr>
                <w:sz w:val="19"/>
                <w:szCs w:val="19"/>
              </w:rPr>
              <w:t>Identificación del valuador y constancia de su declaración de independencia</w:t>
            </w:r>
          </w:p>
        </w:tc>
      </w:tr>
      <w:tr w:rsidR="003649A6" w14:paraId="555E8CC2"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A90C3C2" w14:textId="77777777" w:rsidR="003649A6" w:rsidRDefault="00503B60">
            <w:pPr>
              <w:spacing w:line="252" w:lineRule="auto"/>
            </w:pPr>
            <w:r>
              <w:rPr>
                <w:sz w:val="19"/>
                <w:szCs w:val="19"/>
              </w:rPr>
              <w:t>Composición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EB29DD9" w14:textId="77777777" w:rsidR="003649A6" w:rsidRDefault="00503B60">
            <w:pPr>
              <w:spacing w:line="252" w:lineRule="auto"/>
            </w:pPr>
            <w:r>
              <w:rPr>
                <w:sz w:val="19"/>
                <w:szCs w:val="19"/>
              </w:rPr>
              <w:t>Desglose de la canasta por familia de activo y por estado de titularidad</w:t>
            </w:r>
          </w:p>
        </w:tc>
      </w:tr>
      <w:tr w:rsidR="003649A6" w14:paraId="2556B655"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74AE324" w14:textId="77777777" w:rsidR="003649A6" w:rsidRDefault="00503B60">
            <w:pPr>
              <w:spacing w:line="252" w:lineRule="auto"/>
            </w:pPr>
            <w:r>
              <w:rPr>
                <w:sz w:val="19"/>
                <w:szCs w:val="19"/>
              </w:rPr>
              <w:t>Custodio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EF8AECC" w14:textId="77777777" w:rsidR="003649A6" w:rsidRDefault="00503B60">
            <w:pPr>
              <w:spacing w:line="252" w:lineRule="auto"/>
            </w:pPr>
            <w:r>
              <w:rPr>
                <w:sz w:val="19"/>
                <w:szCs w:val="19"/>
              </w:rPr>
              <w:t>Identificación del custodio o custodios, cuando el activo tenga respaldo bajo guarda</w:t>
            </w:r>
          </w:p>
        </w:tc>
      </w:tr>
      <w:tr w:rsidR="003649A6" w14:paraId="0E08DE65"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A9D95DA" w14:textId="77777777" w:rsidR="003649A6" w:rsidRDefault="00503B60">
            <w:pPr>
              <w:spacing w:line="252" w:lineRule="auto"/>
            </w:pPr>
            <w:r>
              <w:rPr>
                <w:sz w:val="19"/>
                <w:szCs w:val="19"/>
              </w:rPr>
              <w:t>Cobertura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A8A7DCC" w14:textId="77777777" w:rsidR="003649A6" w:rsidRDefault="00503B60">
            <w:pPr>
              <w:spacing w:line="252" w:lineRule="auto"/>
            </w:pPr>
            <w:r>
              <w:rPr>
                <w:sz w:val="19"/>
                <w:szCs w:val="19"/>
              </w:rPr>
              <w:t>Ratio de cobertura y fecha de la última atestación, cuando aplique</w:t>
            </w:r>
          </w:p>
        </w:tc>
      </w:tr>
      <w:tr w:rsidR="003649A6" w14:paraId="0A8FB5E6"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5486FA8" w14:textId="77777777" w:rsidR="003649A6" w:rsidRDefault="00503B60">
            <w:pPr>
              <w:spacing w:line="252" w:lineRule="auto"/>
            </w:pPr>
            <w:r>
              <w:rPr>
                <w:sz w:val="19"/>
                <w:szCs w:val="19"/>
              </w:rPr>
              <w:t>Nivel de riesgo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6F044E4" w14:textId="77777777" w:rsidR="003649A6" w:rsidRDefault="00503B60">
            <w:pPr>
              <w:spacing w:line="252" w:lineRule="auto"/>
            </w:pPr>
            <w:r>
              <w:rPr>
                <w:sz w:val="19"/>
                <w:szCs w:val="19"/>
              </w:rPr>
              <w:t>Clasificación R1 a R5, fecha de la evaluación e historial de cambios</w:t>
            </w:r>
          </w:p>
        </w:tc>
      </w:tr>
      <w:tr w:rsidR="003649A6" w14:paraId="122AD771"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641EE94" w14:textId="77777777" w:rsidR="003649A6" w:rsidRDefault="00503B60">
            <w:pPr>
              <w:spacing w:line="252" w:lineRule="auto"/>
            </w:pPr>
            <w:r>
              <w:rPr>
                <w:sz w:val="19"/>
                <w:szCs w:val="19"/>
              </w:rPr>
              <w:t>Estado de divulgación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A6A7C2E" w14:textId="77777777" w:rsidR="003649A6" w:rsidRDefault="00503B60">
            <w:pPr>
              <w:spacing w:line="252" w:lineRule="auto"/>
            </w:pPr>
            <w:r>
              <w:rPr>
                <w:sz w:val="19"/>
                <w:szCs w:val="19"/>
              </w:rPr>
              <w:t>Situación del emisor respecto de sus obligaciones de reporte</w:t>
            </w:r>
          </w:p>
        </w:tc>
      </w:tr>
      <w:tr w:rsidR="003649A6" w14:paraId="64BE3B3A"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097BEA7" w14:textId="77777777" w:rsidR="003649A6" w:rsidRDefault="00503B60">
            <w:pPr>
              <w:spacing w:line="252" w:lineRule="auto"/>
            </w:pPr>
            <w:r>
              <w:rPr>
                <w:sz w:val="19"/>
                <w:szCs w:val="19"/>
              </w:rPr>
              <w:t>Raíz documental</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879D3C7" w14:textId="77777777" w:rsidR="003649A6" w:rsidRDefault="00503B60">
            <w:pPr>
              <w:spacing w:line="252" w:lineRule="auto"/>
            </w:pPr>
            <w:r>
              <w:rPr>
                <w:sz w:val="19"/>
                <w:szCs w:val="19"/>
              </w:rPr>
              <w:t>Hash o raíz de Merkle de los términos y documentos vigentes</w:t>
            </w:r>
          </w:p>
        </w:tc>
      </w:tr>
      <w:tr w:rsidR="003649A6" w14:paraId="7FC57A94"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0F31A47" w14:textId="77777777" w:rsidR="003649A6" w:rsidRDefault="00503B60">
            <w:pPr>
              <w:spacing w:line="252" w:lineRule="auto"/>
            </w:pPr>
            <w:r>
              <w:rPr>
                <w:sz w:val="19"/>
                <w:szCs w:val="19"/>
              </w:rPr>
              <w:t>Política de transferencia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943F973" w14:textId="77777777" w:rsidR="003649A6" w:rsidRDefault="00503B60">
            <w:pPr>
              <w:spacing w:line="252" w:lineRule="auto"/>
            </w:pPr>
            <w:r>
              <w:rPr>
                <w:sz w:val="19"/>
                <w:szCs w:val="19"/>
              </w:rPr>
              <w:t>Reglas de elegibilidad, jurisdicciones habilitadas y restricciones por tipo de adquirente</w:t>
            </w:r>
          </w:p>
        </w:tc>
      </w:tr>
      <w:tr w:rsidR="003649A6" w14:paraId="0FC3554C"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5FC7CBF" w14:textId="77777777" w:rsidR="003649A6" w:rsidRDefault="00503B60">
            <w:pPr>
              <w:spacing w:line="252" w:lineRule="auto"/>
            </w:pPr>
            <w:r>
              <w:rPr>
                <w:sz w:val="19"/>
                <w:szCs w:val="19"/>
              </w:rPr>
              <w:t>Límite de exposición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24A8453" w14:textId="77777777" w:rsidR="003649A6" w:rsidRDefault="00503B60">
            <w:pPr>
              <w:spacing w:line="252" w:lineRule="auto"/>
            </w:pPr>
            <w:r>
              <w:rPr>
                <w:sz w:val="19"/>
                <w:szCs w:val="19"/>
              </w:rPr>
              <w:t>Régimen de límite aplicable al adquirente, cuando corresponda</w:t>
            </w:r>
          </w:p>
        </w:tc>
      </w:tr>
      <w:tr w:rsidR="003649A6" w14:paraId="2F7B509F"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3AC02B9" w14:textId="77777777" w:rsidR="003649A6" w:rsidRDefault="00503B60">
            <w:pPr>
              <w:spacing w:line="252" w:lineRule="auto"/>
            </w:pPr>
            <w:r>
              <w:rPr>
                <w:sz w:val="19"/>
                <w:szCs w:val="19"/>
              </w:rPr>
              <w:t>Licencias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8F1634E" w14:textId="77777777" w:rsidR="003649A6" w:rsidRDefault="00503B60">
            <w:pPr>
              <w:spacing w:line="252" w:lineRule="auto"/>
            </w:pPr>
            <w:r>
              <w:rPr>
                <w:sz w:val="19"/>
                <w:szCs w:val="19"/>
              </w:rPr>
              <w:t>Licencias de las que dependen las funciones del activo, con su estado</w:t>
            </w:r>
          </w:p>
        </w:tc>
      </w:tr>
      <w:tr w:rsidR="003649A6" w14:paraId="7B6DE615"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8D0C0D3" w14:textId="77777777" w:rsidR="003649A6" w:rsidRDefault="00503B60">
            <w:pPr>
              <w:spacing w:line="252" w:lineRule="auto"/>
            </w:pPr>
            <w:r>
              <w:rPr>
                <w:sz w:val="19"/>
                <w:szCs w:val="19"/>
              </w:rPr>
              <w:t>Calendario de liberación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B82290E" w14:textId="77777777" w:rsidR="003649A6" w:rsidRDefault="00503B60">
            <w:pPr>
              <w:spacing w:line="252" w:lineRule="auto"/>
            </w:pPr>
            <w:r>
              <w:rPr>
                <w:sz w:val="19"/>
                <w:szCs w:val="19"/>
              </w:rPr>
              <w:t>Vesting vigente y porcentaje en circulación autorizado</w:t>
            </w:r>
          </w:p>
        </w:tc>
      </w:tr>
      <w:tr w:rsidR="003649A6" w14:paraId="13B4B16D"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220B854" w14:textId="77777777" w:rsidR="003649A6" w:rsidRDefault="00503B60">
            <w:pPr>
              <w:spacing w:line="252" w:lineRule="auto"/>
            </w:pPr>
            <w:r>
              <w:rPr>
                <w:sz w:val="19"/>
                <w:szCs w:val="19"/>
              </w:rPr>
              <w:t>Condiciones de redención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C4C3C5D" w14:textId="77777777" w:rsidR="003649A6" w:rsidRDefault="00503B60">
            <w:pPr>
              <w:spacing w:line="252" w:lineRule="auto"/>
            </w:pPr>
            <w:r>
              <w:rPr>
                <w:sz w:val="19"/>
                <w:szCs w:val="19"/>
              </w:rPr>
              <w:t>Canales habilitados, mínimos, plazos y costos publicados, cuando aplique</w:t>
            </w:r>
          </w:p>
        </w:tc>
      </w:tr>
      <w:tr w:rsidR="003649A6" w14:paraId="681162F3"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6075CD2" w14:textId="77777777" w:rsidR="003649A6" w:rsidRDefault="00503B60">
            <w:pPr>
              <w:spacing w:line="252" w:lineRule="auto"/>
            </w:pPr>
            <w:r>
              <w:rPr>
                <w:sz w:val="19"/>
                <w:szCs w:val="19"/>
              </w:rPr>
              <w:t>Estado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3809CF0" w14:textId="77777777" w:rsidR="003649A6" w:rsidRDefault="00503B60">
            <w:pPr>
              <w:spacing w:line="252" w:lineRule="auto"/>
            </w:pPr>
            <w:r>
              <w:rPr>
                <w:sz w:val="19"/>
                <w:szCs w:val="19"/>
              </w:rPr>
              <w:t>Situación del activo dentro de su ciclo de vida</w:t>
            </w:r>
          </w:p>
        </w:tc>
      </w:tr>
      <w:tr w:rsidR="003649A6" w14:paraId="6D3A1E3F"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E0DF437" w14:textId="77777777" w:rsidR="003649A6" w:rsidRDefault="00503B60">
            <w:pPr>
              <w:spacing w:line="252" w:lineRule="auto"/>
            </w:pPr>
            <w:r>
              <w:rPr>
                <w:sz w:val="19"/>
                <w:szCs w:val="19"/>
              </w:rPr>
              <w:t>Versión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85EF06B" w14:textId="77777777" w:rsidR="003649A6" w:rsidRDefault="00503B60">
            <w:pPr>
              <w:spacing w:line="252" w:lineRule="auto"/>
            </w:pPr>
            <w:r>
              <w:rPr>
                <w:sz w:val="19"/>
                <w:szCs w:val="19"/>
              </w:rPr>
              <w:t>Versión del Passport, fecha y motivo de la última modificación</w:t>
            </w:r>
          </w:p>
        </w:tc>
      </w:tr>
    </w:tbl>
    <w:p w14:paraId="69A74DF2" w14:textId="77777777" w:rsidR="003649A6" w:rsidRDefault="003649A6">
      <w:pPr>
        <w:spacing w:after="200"/>
      </w:pPr>
    </w:p>
    <w:p w14:paraId="52662EE1" w14:textId="77777777" w:rsidR="003649A6" w:rsidRDefault="00503B60">
      <w:pPr>
        <w:spacing w:after="160" w:line="276" w:lineRule="auto"/>
        <w:jc w:val="both"/>
      </w:pPr>
      <w:r>
        <w:t>Los campos de valuación, cobertura, nivel de riesgo y estado de divulgación llevan fecha y vigencia. Un campo vencido se muestra como vencido y no como el último valor conocido, porque presentar un dato caduco sin advertencia induce a error con más facilidad que no presentarlo.</w:t>
      </w:r>
    </w:p>
    <w:p w14:paraId="35215225" w14:textId="77777777" w:rsidR="003649A6" w:rsidRDefault="00503B60">
      <w:pPr>
        <w:spacing w:after="160" w:line="276" w:lineRule="auto"/>
        <w:jc w:val="both"/>
      </w:pPr>
      <w:r>
        <w:t>Los campos de identificación de valuador y custodio no se omiten por razones comerciales. Son el fundamento del régimen de responsabilidad establecido en el Bloque 7 del expediente de admisión.</w:t>
      </w:r>
    </w:p>
    <w:p w14:paraId="5A591834" w14:textId="77777777" w:rsidR="003649A6" w:rsidRDefault="00503B60">
      <w:pPr>
        <w:spacing w:after="160" w:line="276" w:lineRule="auto"/>
        <w:jc w:val="both"/>
      </w:pPr>
      <w:r>
        <w:rPr>
          <w:b/>
          <w:bCs/>
        </w:rPr>
        <w:t>Pendiente:</w:t>
      </w:r>
      <w:r>
        <w:t xml:space="preserve"> cierre de los campos que dependen de la parametrización de las plantillas de derechos.</w:t>
      </w:r>
    </w:p>
    <w:p w14:paraId="270256AA" w14:textId="77777777" w:rsidR="003649A6" w:rsidRDefault="00503B60">
      <w:pPr>
        <w:pStyle w:val="Heading3"/>
        <w:spacing w:before="300" w:after="140"/>
      </w:pPr>
      <w:r>
        <w:t>4.3 Vocabulario del ciclo de vida</w:t>
      </w:r>
    </w:p>
    <w:p w14:paraId="1FC36E15" w14:textId="77777777" w:rsidR="003649A6" w:rsidRDefault="00503B60">
      <w:pPr>
        <w:spacing w:after="160" w:line="276" w:lineRule="auto"/>
        <w:jc w:val="both"/>
      </w:pPr>
      <w:r>
        <w:t>SFSP adopta el vocabulario del protocolo de billeteras del sistema, para que ambos documentos describan el mismo ciclo con las mismas palabras.</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508D1B7A"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2762E98E" w14:textId="77777777" w:rsidR="003649A6" w:rsidRDefault="00503B60">
            <w:pPr>
              <w:spacing w:line="252" w:lineRule="auto"/>
            </w:pPr>
            <w:r>
              <w:rPr>
                <w:b/>
                <w:bCs/>
                <w:color w:val="6B5417"/>
                <w:sz w:val="19"/>
                <w:szCs w:val="19"/>
              </w:rPr>
              <w:t>Término</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18A6C2D5" w14:textId="77777777" w:rsidR="003649A6" w:rsidRDefault="00503B60">
            <w:pPr>
              <w:spacing w:line="252" w:lineRule="auto"/>
            </w:pPr>
            <w:r>
              <w:rPr>
                <w:b/>
                <w:bCs/>
                <w:color w:val="6B5417"/>
                <w:sz w:val="19"/>
                <w:szCs w:val="19"/>
              </w:rPr>
              <w:t>Significado</w:t>
            </w:r>
          </w:p>
        </w:tc>
      </w:tr>
      <w:tr w:rsidR="003649A6" w14:paraId="5849C6F9"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063F6B4" w14:textId="77777777" w:rsidR="003649A6" w:rsidRDefault="00503B60">
            <w:pPr>
              <w:spacing w:line="252" w:lineRule="auto"/>
            </w:pPr>
            <w:r>
              <w:rPr>
                <w:sz w:val="19"/>
                <w:szCs w:val="19"/>
              </w:rPr>
              <w:t>Acuñar o emitir</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5FC3A00" w14:textId="77777777" w:rsidR="003649A6" w:rsidRDefault="00503B60">
            <w:pPr>
              <w:spacing w:line="252" w:lineRule="auto"/>
            </w:pPr>
            <w:r>
              <w:rPr>
                <w:sz w:val="19"/>
                <w:szCs w:val="19"/>
              </w:rPr>
              <w:t>Crear unidades en cadena. Las unidades acuñadas quedan en billeteras internas</w:t>
            </w:r>
          </w:p>
        </w:tc>
      </w:tr>
      <w:tr w:rsidR="003649A6" w14:paraId="6F69AB09"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1632868" w14:textId="77777777" w:rsidR="003649A6" w:rsidRDefault="00503B60">
            <w:pPr>
              <w:spacing w:line="252" w:lineRule="auto"/>
            </w:pPr>
            <w:r>
              <w:rPr>
                <w:sz w:val="19"/>
                <w:szCs w:val="19"/>
              </w:rPr>
              <w:t>Asignar</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411F179" w14:textId="77777777" w:rsidR="003649A6" w:rsidRDefault="00503B60">
            <w:pPr>
              <w:spacing w:line="252" w:lineRule="auto"/>
            </w:pPr>
            <w:r>
              <w:rPr>
                <w:sz w:val="19"/>
                <w:szCs w:val="19"/>
              </w:rPr>
              <w:t>Distribuir unidades internas entre categorías conforme al tokenomics del activo</w:t>
            </w:r>
          </w:p>
        </w:tc>
      </w:tr>
      <w:tr w:rsidR="003649A6" w14:paraId="297E541F"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3D370AE" w14:textId="77777777" w:rsidR="003649A6" w:rsidRDefault="00503B60">
            <w:pPr>
              <w:spacing w:line="252" w:lineRule="auto"/>
            </w:pPr>
            <w:r>
              <w:rPr>
                <w:sz w:val="19"/>
                <w:szCs w:val="19"/>
              </w:rPr>
              <w:t>Colocar</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1969928" w14:textId="77777777" w:rsidR="003649A6" w:rsidRDefault="00503B60">
            <w:pPr>
              <w:spacing w:line="252" w:lineRule="auto"/>
            </w:pPr>
            <w:r>
              <w:rPr>
                <w:sz w:val="19"/>
                <w:szCs w:val="19"/>
              </w:rPr>
              <w:t>Poner unidades en manos de un tercero</w:t>
            </w:r>
          </w:p>
        </w:tc>
      </w:tr>
      <w:tr w:rsidR="003649A6" w14:paraId="2CEF0220"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E6DF2C4" w14:textId="77777777" w:rsidR="003649A6" w:rsidRDefault="00503B60">
            <w:pPr>
              <w:spacing w:line="252" w:lineRule="auto"/>
            </w:pPr>
            <w:r>
              <w:rPr>
                <w:sz w:val="19"/>
                <w:szCs w:val="19"/>
              </w:rPr>
              <w:t>Circular</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B072A50" w14:textId="77777777" w:rsidR="003649A6" w:rsidRDefault="00503B60">
            <w:pPr>
              <w:spacing w:line="252" w:lineRule="auto"/>
            </w:pPr>
            <w:r>
              <w:rPr>
                <w:sz w:val="19"/>
                <w:szCs w:val="19"/>
              </w:rPr>
              <w:t>Transferencias entre terceros en el mercado secundario</w:t>
            </w:r>
          </w:p>
        </w:tc>
      </w:tr>
    </w:tbl>
    <w:p w14:paraId="68314EE7" w14:textId="77777777" w:rsidR="003649A6" w:rsidRDefault="003649A6">
      <w:pPr>
        <w:spacing w:after="200"/>
      </w:pPr>
    </w:p>
    <w:p w14:paraId="46ACE67C" w14:textId="77777777" w:rsidR="003649A6" w:rsidRDefault="00503B60">
      <w:pPr>
        <w:spacing w:after="160" w:line="276" w:lineRule="auto"/>
        <w:jc w:val="both"/>
      </w:pPr>
      <w:r>
        <w:t>El supply circulante comprende únicamente las unidades colocadas que no han vuelto a tesorería. Las unidades acuñadas que permanecen en billeteras internas, estén en la billetera matriz, en una categoría o recompradas, se tratan como tesorería, en términos equivalentes a las acciones en tesorería de una sociedad.</w:t>
      </w:r>
    </w:p>
    <w:p w14:paraId="7212F278" w14:textId="77777777" w:rsidR="003649A6" w:rsidRDefault="00503B60">
      <w:pPr>
        <w:spacing w:after="160" w:line="276" w:lineRule="auto"/>
        <w:jc w:val="both"/>
      </w:pPr>
      <w:r>
        <w:t>El registro de billeteras internas por nivel y su correspondencia con categorías se mantiene bajo el protocolo de seguridad y no forma parte de la información pública del protocolo. SFSP publica agregados por activo: unidades acuñadas, en tesorería y colocadas. La verificación de esos agregados contra el registro interno corresponde a un auditor bajo confidencialidad.</w:t>
      </w:r>
    </w:p>
    <w:p w14:paraId="5BECD41D" w14:textId="77777777" w:rsidR="003649A6" w:rsidRDefault="00503B60">
      <w:pPr>
        <w:pStyle w:val="Heading1"/>
        <w:pageBreakBefore/>
        <w:pBdr>
          <w:bottom w:val="single" w:sz="6" w:space="6" w:color="C9BE9E"/>
        </w:pBdr>
        <w:spacing w:before="200" w:after="200"/>
      </w:pPr>
      <w:r>
        <w:t>5. Gobierno, roles y separación de funciones</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40"/>
        <w:gridCol w:w="3640"/>
      </w:tblGrid>
      <w:tr w:rsidR="003649A6" w14:paraId="23B6C35E" w14:textId="77777777">
        <w:tblPrEx>
          <w:tblCellMar>
            <w:top w:w="0" w:type="dxa"/>
            <w:bottom w:w="0" w:type="dxa"/>
          </w:tblCellMar>
        </w:tblPrEx>
        <w:trPr>
          <w:tblHeader/>
        </w:trPr>
        <w:tc>
          <w:tcPr>
            <w:tcW w:w="28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27923361" w14:textId="77777777" w:rsidR="003649A6" w:rsidRDefault="00503B60">
            <w:pPr>
              <w:spacing w:line="252" w:lineRule="auto"/>
            </w:pPr>
            <w:r>
              <w:rPr>
                <w:b/>
                <w:bCs/>
                <w:color w:val="6B5417"/>
                <w:sz w:val="19"/>
                <w:szCs w:val="19"/>
              </w:rPr>
              <w:t>Rol</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2EC9D7B9" w14:textId="77777777" w:rsidR="003649A6" w:rsidRDefault="00503B60">
            <w:pPr>
              <w:spacing w:line="252" w:lineRule="auto"/>
            </w:pPr>
            <w:r>
              <w:rPr>
                <w:b/>
                <w:bCs/>
                <w:color w:val="6B5417"/>
                <w:sz w:val="19"/>
                <w:szCs w:val="19"/>
              </w:rPr>
              <w:t>Facultades</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106592A0" w14:textId="77777777" w:rsidR="003649A6" w:rsidRDefault="00503B60">
            <w:pPr>
              <w:spacing w:line="252" w:lineRule="auto"/>
            </w:pPr>
            <w:r>
              <w:rPr>
                <w:b/>
                <w:bCs/>
                <w:color w:val="6B5417"/>
                <w:sz w:val="19"/>
                <w:szCs w:val="19"/>
              </w:rPr>
              <w:t>Límites</w:t>
            </w:r>
          </w:p>
        </w:tc>
      </w:tr>
      <w:tr w:rsidR="003649A6" w14:paraId="0D433E5C"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571AC50" w14:textId="77777777" w:rsidR="003649A6" w:rsidRDefault="00503B60">
            <w:pPr>
              <w:spacing w:line="252" w:lineRule="auto"/>
            </w:pPr>
            <w:r>
              <w:rPr>
                <w:sz w:val="19"/>
                <w:szCs w:val="19"/>
              </w:rPr>
              <w:t>DBNX</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4EC579F" w14:textId="77777777" w:rsidR="003649A6" w:rsidRDefault="00503B60">
            <w:pPr>
              <w:spacing w:line="252" w:lineRule="auto"/>
            </w:pPr>
            <w:r>
              <w:rPr>
                <w:sz w:val="19"/>
                <w:szCs w:val="19"/>
              </w:rPr>
              <w:t>Admitir, clasificar, autorizar supply, evaluar riesgo, exigir reporte, suspender</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9EA5171" w14:textId="77777777" w:rsidR="003649A6" w:rsidRDefault="00503B60">
            <w:pPr>
              <w:spacing w:line="252" w:lineRule="auto"/>
            </w:pPr>
            <w:r>
              <w:rPr>
                <w:sz w:val="19"/>
                <w:szCs w:val="19"/>
              </w:rPr>
              <w:t>No emite ni acuña; no administra el negocio del emisor; no decide su valuación cuando el emisor pertenece al ecosistema</w:t>
            </w:r>
          </w:p>
        </w:tc>
      </w:tr>
      <w:tr w:rsidR="003649A6" w14:paraId="7A611A88"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7BC0EE2" w14:textId="77777777" w:rsidR="003649A6" w:rsidRDefault="00503B60">
            <w:pPr>
              <w:spacing w:line="252" w:lineRule="auto"/>
            </w:pPr>
            <w:r>
              <w:rPr>
                <w:sz w:val="19"/>
                <w:szCs w:val="19"/>
              </w:rPr>
              <w:t>Orden Global</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493EE89" w14:textId="77777777" w:rsidR="003649A6" w:rsidRDefault="00503B60">
            <w:pPr>
              <w:spacing w:line="252" w:lineRule="auto"/>
            </w:pPr>
            <w:r>
              <w:rPr>
                <w:sz w:val="19"/>
                <w:szCs w:val="19"/>
              </w:rPr>
              <w:t>Desplegar módulos, ejecutar emisiones autorizadas, operar nodos y liquidación, operar MyTokenPay como plataforma de comercio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A32CFF8" w14:textId="77777777" w:rsidR="003649A6" w:rsidRDefault="00503B60">
            <w:pPr>
              <w:spacing w:line="252" w:lineRule="auto"/>
            </w:pPr>
            <w:r>
              <w:rPr>
                <w:sz w:val="19"/>
                <w:szCs w:val="19"/>
              </w:rPr>
              <w:t>No crea supply sin autorización de DBNX; no valúa; no administra recursos de terceros</w:t>
            </w:r>
          </w:p>
        </w:tc>
      </w:tr>
      <w:tr w:rsidR="003649A6" w14:paraId="0256C1BC"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A43D182" w14:textId="77777777" w:rsidR="003649A6" w:rsidRDefault="00503B60">
            <w:pPr>
              <w:spacing w:line="252" w:lineRule="auto"/>
            </w:pPr>
            <w:r>
              <w:rPr>
                <w:sz w:val="19"/>
                <w:szCs w:val="19"/>
              </w:rPr>
              <w:t>Au Corp.</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6C95D0B" w14:textId="77777777" w:rsidR="003649A6" w:rsidRDefault="00503B60">
            <w:pPr>
              <w:spacing w:line="252" w:lineRule="auto"/>
            </w:pPr>
            <w:r>
              <w:rPr>
                <w:sz w:val="19"/>
                <w:szCs w:val="19"/>
              </w:rPr>
              <w:t>Participar mediante sus dos líneas de negocio, sin funciones propias al margen de ellas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603295D" w14:textId="77777777" w:rsidR="003649A6" w:rsidRDefault="00503B60">
            <w:pPr>
              <w:spacing w:line="252" w:lineRule="auto"/>
            </w:pPr>
            <w:r>
              <w:rPr>
                <w:sz w:val="19"/>
                <w:szCs w:val="19"/>
              </w:rPr>
              <w:t>No admite ni clasifica emisores; no valúa; no acuña; no constituye fuente del registro de activos del protocolo</w:t>
            </w:r>
          </w:p>
        </w:tc>
      </w:tr>
      <w:tr w:rsidR="003649A6" w14:paraId="2B043EB7"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55300D1" w14:textId="77777777" w:rsidR="003649A6" w:rsidRDefault="00503B60">
            <w:pPr>
              <w:spacing w:line="252" w:lineRule="auto"/>
            </w:pPr>
            <w:r>
              <w:rPr>
                <w:sz w:val="19"/>
                <w:szCs w:val="19"/>
              </w:rPr>
              <w:t>Ordenex, línea de Au Corp.</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C53429E" w14:textId="77777777" w:rsidR="003649A6" w:rsidRDefault="00503B60">
            <w:pPr>
              <w:spacing w:line="252" w:lineRule="auto"/>
            </w:pPr>
            <w:r>
              <w:rPr>
                <w:sz w:val="19"/>
                <w:szCs w:val="19"/>
              </w:rPr>
              <w:t>Operar el mercado secundario: entrada de órdenes, libro, calce, datos de mercado e inicio de liquidación</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12F9F6F" w14:textId="77777777" w:rsidR="003649A6" w:rsidRDefault="00503B60">
            <w:pPr>
              <w:spacing w:line="252" w:lineRule="auto"/>
            </w:pPr>
            <w:r>
              <w:rPr>
                <w:sz w:val="19"/>
                <w:szCs w:val="19"/>
              </w:rPr>
              <w:t>No custodia el activo del protocolo; no emite; no modifica el estado de admisión de un activo</w:t>
            </w:r>
          </w:p>
        </w:tc>
      </w:tr>
      <w:tr w:rsidR="003649A6" w14:paraId="36B0B9C6"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CE6C0B4" w14:textId="77777777" w:rsidR="003649A6" w:rsidRDefault="00503B60">
            <w:pPr>
              <w:spacing w:line="252" w:lineRule="auto"/>
            </w:pPr>
            <w:r>
              <w:rPr>
                <w:sz w:val="19"/>
                <w:szCs w:val="19"/>
              </w:rPr>
              <w:t>AuBank, línea de Au Corp.</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B7BAB82" w14:textId="77777777" w:rsidR="003649A6" w:rsidRDefault="00503B60">
            <w:pPr>
              <w:spacing w:line="252" w:lineRule="auto"/>
            </w:pPr>
            <w:r>
              <w:rPr>
                <w:sz w:val="19"/>
                <w:szCs w:val="19"/>
              </w:rPr>
              <w:t>Aportar custodia y rieles de moneda fiduciaria, y operaciones de crédito cuando la licencia lo habilite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26F6633" w14:textId="77777777" w:rsidR="003649A6" w:rsidRDefault="00503B60">
            <w:pPr>
              <w:spacing w:line="252" w:lineRule="auto"/>
            </w:pPr>
            <w:r>
              <w:rPr>
                <w:sz w:val="19"/>
                <w:szCs w:val="19"/>
              </w:rPr>
              <w:t>No emite tokens; no valúa; no constituye fuente del registro de activos del protocolo</w:t>
            </w:r>
          </w:p>
        </w:tc>
      </w:tr>
      <w:tr w:rsidR="003649A6" w14:paraId="0DBADB42"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4D3B586" w14:textId="77777777" w:rsidR="003649A6" w:rsidRDefault="00503B60">
            <w:pPr>
              <w:spacing w:line="252" w:lineRule="auto"/>
            </w:pPr>
            <w:commentRangeStart w:id="1"/>
            <w:del w:id="9002" w:author="Claude" w:date="2026-09-24T09:00:00Z">
              <w:r>
                <w:rPr>
                  <w:sz w:val="19"/>
                  <w:szCs w:val="19"/>
                </w:rPr>
                <w:delText xml:space="preserve">Ultron</w:delText>
              </w:r>
            </w:del>
            <w:ins w:id="9003" w:author="Claude" w:date="2026-09-24T09:00:00Z">
              <w:r>
                <w:rPr>
                  <w:sz w:val="19"/>
                  <w:szCs w:val="19"/>
                </w:rPr>
                <w:t xml:space="preserve">AU-RA FP</w:t>
              </w:r>
            </w:ins>
            <w:commentRangeEnd w:id="1"/>
            <w:r>
              <w:rPr>
                <w:rStyle w:val="CommentReference"/>
              </w:rPr>
              <w:commentReference w:id="1"/>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8E7B24B" w14:textId="77777777" w:rsidR="003649A6" w:rsidRDefault="00503B60">
            <w:pPr>
              <w:spacing w:line="252" w:lineRule="auto"/>
            </w:pPr>
            <w:r>
              <w:rPr>
                <w:sz w:val="19"/>
                <w:szCs w:val="19"/>
              </w:rPr>
              <w:t>Analizar documentación, detectar inconsistencias, proponer clasificación y riesgo, generar listas de verificación</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BAFAE34" w14:textId="77777777" w:rsidR="003649A6" w:rsidRDefault="00503B60">
            <w:pPr>
              <w:spacing w:line="252" w:lineRule="auto"/>
            </w:pPr>
            <w:r>
              <w:rPr>
                <w:sz w:val="19"/>
                <w:szCs w:val="19"/>
              </w:rPr>
              <w:t>No aprueba, no firma emisiones, no mueve fondos, no omite controles</w:t>
            </w:r>
          </w:p>
        </w:tc>
      </w:tr>
      <w:tr w:rsidR="003649A6" w14:paraId="6F280205"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47A28B3" w14:textId="77777777" w:rsidR="003649A6" w:rsidRDefault="00503B60">
            <w:pPr>
              <w:spacing w:line="252" w:lineRule="auto"/>
            </w:pPr>
            <w:r>
              <w:rPr>
                <w:sz w:val="19"/>
                <w:szCs w:val="19"/>
              </w:rPr>
              <w:t>Custodios y atestadores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D783DEE" w14:textId="77777777" w:rsidR="003649A6" w:rsidRDefault="00503B60">
            <w:pPr>
              <w:spacing w:line="252" w:lineRule="auto"/>
            </w:pPr>
            <w:r>
              <w:rPr>
                <w:sz w:val="19"/>
                <w:szCs w:val="19"/>
              </w:rPr>
              <w:t>Acreditar metal, efectivo, lotes y vigencia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8ECCAAC" w14:textId="77777777" w:rsidR="003649A6" w:rsidRDefault="00503B60">
            <w:pPr>
              <w:spacing w:line="252" w:lineRule="auto"/>
            </w:pPr>
            <w:r>
              <w:rPr>
                <w:sz w:val="19"/>
                <w:szCs w:val="19"/>
              </w:rPr>
              <w:t>No emiten tokens</w:t>
            </w:r>
          </w:p>
        </w:tc>
      </w:tr>
      <w:tr w:rsidR="003649A6" w14:paraId="1A4D1BDB"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CE27C57" w14:textId="77777777" w:rsidR="003649A6" w:rsidRDefault="00503B60">
            <w:pPr>
              <w:spacing w:line="252" w:lineRule="auto"/>
            </w:pPr>
            <w:r>
              <w:rPr>
                <w:sz w:val="19"/>
                <w:szCs w:val="19"/>
              </w:rPr>
              <w:t>Emisor solicitante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7C8FF7B" w14:textId="77777777" w:rsidR="003649A6" w:rsidRDefault="00503B60">
            <w:pPr>
              <w:spacing w:line="252" w:lineRule="auto"/>
            </w:pPr>
            <w:r>
              <w:rPr>
                <w:sz w:val="19"/>
                <w:szCs w:val="19"/>
              </w:rPr>
              <w:t>Presentar documentación, reportar, ejecutar acciones corporativas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4FDDE7D" w14:textId="77777777" w:rsidR="003649A6" w:rsidRDefault="00503B60">
            <w:pPr>
              <w:spacing w:line="252" w:lineRule="auto"/>
            </w:pPr>
            <w:r>
              <w:rPr>
                <w:sz w:val="19"/>
                <w:szCs w:val="19"/>
              </w:rPr>
              <w:t>No modifica derechos ni riesgo después de la emisión sin proceso formal</w:t>
            </w:r>
          </w:p>
        </w:tc>
      </w:tr>
      <w:tr w:rsidR="003649A6" w14:paraId="5AF7EE6A"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B326E1D" w14:textId="77777777" w:rsidR="003649A6" w:rsidRDefault="00503B60">
            <w:pPr>
              <w:spacing w:line="252" w:lineRule="auto"/>
            </w:pPr>
            <w:r>
              <w:rPr>
                <w:sz w:val="19"/>
                <w:szCs w:val="19"/>
              </w:rPr>
              <w:t>Adquirente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8B701EF" w14:textId="77777777" w:rsidR="003649A6" w:rsidRDefault="00503B60">
            <w:pPr>
              <w:spacing w:line="252" w:lineRule="auto"/>
            </w:pPr>
            <w:r>
              <w:rPr>
                <w:sz w:val="19"/>
                <w:szCs w:val="19"/>
              </w:rPr>
              <w:t>Adquirir, mantener, transferir, ejercer derechos según el instrumento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FD21EE5" w14:textId="77777777" w:rsidR="003649A6" w:rsidRDefault="00503B60">
            <w:pPr>
              <w:spacing w:line="252" w:lineRule="auto"/>
            </w:pPr>
            <w:r>
              <w:rPr>
                <w:sz w:val="19"/>
                <w:szCs w:val="19"/>
              </w:rPr>
              <w:t>No elude elegibilidad ni restricciones de transferencia</w:t>
            </w:r>
          </w:p>
        </w:tc>
      </w:tr>
      <w:tr w:rsidR="003649A6" w14:paraId="2272A1A0"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4822D53" w14:textId="77777777" w:rsidR="003649A6" w:rsidRDefault="00503B60">
            <w:pPr>
              <w:spacing w:line="252" w:lineRule="auto"/>
            </w:pPr>
            <w:r>
              <w:rPr>
                <w:sz w:val="19"/>
                <w:szCs w:val="19"/>
              </w:rPr>
              <w:t>Auditor y autoridad</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111BAAB" w14:textId="77777777" w:rsidR="003649A6" w:rsidRDefault="00503B60">
            <w:pPr>
              <w:spacing w:line="252" w:lineRule="auto"/>
            </w:pPr>
            <w:r>
              <w:rPr>
                <w:sz w:val="19"/>
                <w:szCs w:val="19"/>
              </w:rPr>
              <w:t>Acceso ampliado conforme a rol y procedimiento, exportación de evidencia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0331327" w14:textId="77777777" w:rsidR="003649A6" w:rsidRDefault="00503B60">
            <w:pPr>
              <w:spacing w:line="252" w:lineRule="auto"/>
            </w:pPr>
            <w:r>
              <w:rPr>
                <w:sz w:val="19"/>
                <w:szCs w:val="19"/>
              </w:rPr>
              <w:t>No acceso ilimitado sin registro ni fundamento</w:t>
            </w:r>
          </w:p>
        </w:tc>
      </w:tr>
    </w:tbl>
    <w:p w14:paraId="22AF4487" w14:textId="77777777" w:rsidR="003649A6" w:rsidRDefault="003649A6">
      <w:pPr>
        <w:spacing w:after="200"/>
      </w:pPr>
    </w:p>
    <w:p w14:paraId="38E4BADF" w14:textId="77777777" w:rsidR="003649A6" w:rsidRDefault="00503B60">
      <w:pPr>
        <w:pStyle w:val="Heading3"/>
        <w:spacing w:before="300" w:after="140"/>
      </w:pPr>
      <w:r>
        <w:t>5.1 Denominación de DBNX</w:t>
      </w:r>
    </w:p>
    <w:p w14:paraId="39E1CFF5" w14:textId="77777777" w:rsidR="003649A6" w:rsidRDefault="00503B60">
      <w:pPr>
        <w:spacing w:after="160" w:line="276" w:lineRule="auto"/>
        <w:jc w:val="both"/>
      </w:pPr>
      <w:r>
        <w:t>DBNX se documenta como operador y entidad de autorregulación del Mercado de Valores Inclusivo. La palabra regulador queda reservada para RFSA, que es la autoridad que otorga la licencia bajo la cual opera el sistema.</w:t>
      </w:r>
    </w:p>
    <w:p w14:paraId="26F3C6C4" w14:textId="77777777" w:rsidR="003649A6" w:rsidRDefault="00503B60">
      <w:pPr>
        <w:spacing w:after="160" w:line="276" w:lineRule="auto"/>
        <w:jc w:val="both"/>
      </w:pPr>
      <w:r>
        <w:t xml:space="preserve">La distinción tiene fundamento operativo. Una bolsa con facultades de autorregulación admite emisores, fija requisitos de listado, exige divulgación continua, supervisa y suspende. Eso es lo que hace DBNX y es una función reconocida en todos los mercados. Publicar calificaciones de riesgo al público es actividad de agencia calificadora y está licenciada por separado en la mayoría de jurisdicciones, razón por la cual la escala R1 a R5 se trata como clasificación interna de admisión divulgada con lenguaje de advertencia.</w:t>
      </w:r>
    </w:p>
    <w:p w14:paraId="711D2218" w14:textId="77777777" w:rsidR="003649A6" w:rsidRDefault="00503B60">
      <w:pPr>
        <w:pStyle w:val="Heading3"/>
        <w:spacing w:before="300" w:after="140"/>
      </w:pPr>
      <w:r>
        <w:t>5.2 Regla de control</w:t>
      </w:r>
    </w:p>
    <w:p w14:paraId="05B1EB35" w14:textId="77777777" w:rsidR="003649A6" w:rsidRDefault="00503B60">
      <w:pPr>
        <w:spacing w:after="160" w:line="276" w:lineRule="auto"/>
        <w:jc w:val="both"/>
      </w:pPr>
      <w:r>
        <w:t>Ninguna llave individual puede crear oferta monetaria, modificar reservas, reescribir identidad, forzar una transferencia ni alterar la lista de permisos de la red. Las operaciones críticas requieren firma múltiple, separación entre la autorización de DBNX y la ejecución técnica de Orden Global, registro de motivo, y demora programada cuando no se trate de una emergencia.</w:t>
      </w:r>
    </w:p>
    <w:p w14:paraId="159906BB" w14:textId="77777777" w:rsidR="003649A6" w:rsidRDefault="00503B60">
      <w:pPr>
        <w:pStyle w:val="Heading3"/>
        <w:spacing w:before="300" w:after="140"/>
      </w:pPr>
      <w:r>
        <w:t>5.3 Firmas críticas</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2821EE5D"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2AA3E96F" w14:textId="77777777" w:rsidR="003649A6" w:rsidRDefault="00503B60">
            <w:pPr>
              <w:spacing w:line="252" w:lineRule="auto"/>
            </w:pPr>
            <w:r>
              <w:rPr>
                <w:b/>
                <w:bCs/>
                <w:color w:val="6B5417"/>
                <w:sz w:val="19"/>
                <w:szCs w:val="19"/>
              </w:rPr>
              <w:t>Acción</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D3F1552" w14:textId="77777777" w:rsidR="003649A6" w:rsidRDefault="00503B60">
            <w:pPr>
              <w:spacing w:line="252" w:lineRule="auto"/>
            </w:pPr>
            <w:r>
              <w:rPr>
                <w:b/>
                <w:bCs/>
                <w:color w:val="6B5417"/>
                <w:sz w:val="19"/>
                <w:szCs w:val="19"/>
              </w:rPr>
              <w:t>Control mínimo</w:t>
            </w:r>
          </w:p>
        </w:tc>
      </w:tr>
      <w:tr w:rsidR="003649A6" w14:paraId="4A315BAF"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8C23E20" w14:textId="77777777" w:rsidR="003649A6" w:rsidRDefault="00503B60">
            <w:pPr>
              <w:spacing w:line="252" w:lineRule="auto"/>
            </w:pPr>
            <w:r>
              <w:rPr>
                <w:sz w:val="19"/>
                <w:szCs w:val="19"/>
              </w:rPr>
              <w:t>Emisión de security</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ED63163" w14:textId="77777777" w:rsidR="003649A6" w:rsidRDefault="00503B60">
            <w:pPr>
              <w:spacing w:line="252" w:lineRule="auto"/>
            </w:pPr>
            <w:r>
              <w:rPr>
                <w:sz w:val="19"/>
                <w:szCs w:val="19"/>
              </w:rPr>
              <w:t>Autorización de DBNX, ejecución por Orden Global, verificación de política</w:t>
            </w:r>
          </w:p>
        </w:tc>
      </w:tr>
      <w:tr w:rsidR="003649A6" w14:paraId="46AD2200"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29735AB" w14:textId="77777777" w:rsidR="003649A6" w:rsidRDefault="00503B60">
            <w:pPr>
              <w:spacing w:line="252" w:lineRule="auto"/>
            </w:pPr>
            <w:r>
              <w:rPr>
                <w:sz w:val="19"/>
                <w:szCs w:val="19"/>
              </w:rPr>
              <w:t>Emisión de commodity</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DF2CCF1" w14:textId="77777777" w:rsidR="003649A6" w:rsidRDefault="00503B60">
            <w:pPr>
              <w:spacing w:line="252" w:lineRule="auto"/>
            </w:pPr>
            <w:r>
              <w:rPr>
                <w:sz w:val="19"/>
                <w:szCs w:val="19"/>
              </w:rPr>
              <w:t>Lote verificado, atestación de custodio, doble autorización</w:t>
            </w:r>
          </w:p>
        </w:tc>
      </w:tr>
      <w:tr w:rsidR="003649A6" w14:paraId="1D41D418"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AFE3BC7" w14:textId="77777777" w:rsidR="003649A6" w:rsidRDefault="00503B60">
            <w:pPr>
              <w:spacing w:line="252" w:lineRule="auto"/>
            </w:pPr>
            <w:r>
              <w:rPr>
                <w:sz w:val="19"/>
                <w:szCs w:val="19"/>
              </w:rPr>
              <w:t>Ampliación de supply</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6484313" w14:textId="77777777" w:rsidR="003649A6" w:rsidRDefault="00503B60">
            <w:pPr>
              <w:spacing w:line="252" w:lineRule="auto"/>
            </w:pPr>
            <w:r>
              <w:rPr>
                <w:sz w:val="19"/>
                <w:szCs w:val="19"/>
              </w:rPr>
              <w:t>Gobernanza, divulgación, demora programada, mayoría calificada</w:t>
            </w:r>
          </w:p>
        </w:tc>
      </w:tr>
      <w:tr w:rsidR="003649A6" w14:paraId="363D8B22"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1726C4C" w14:textId="77777777" w:rsidR="003649A6" w:rsidRDefault="00503B60">
            <w:pPr>
              <w:spacing w:line="252" w:lineRule="auto"/>
            </w:pPr>
            <w:r>
              <w:rPr>
                <w:sz w:val="19"/>
                <w:szCs w:val="19"/>
              </w:rPr>
              <w:t>Transferencia por recuperación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DB14F57" w14:textId="77777777" w:rsidR="003649A6" w:rsidRDefault="00503B60">
            <w:pPr>
              <w:spacing w:line="252" w:lineRule="auto"/>
            </w:pPr>
            <w:r>
              <w:rPr>
                <w:sz w:val="19"/>
                <w:szCs w:val="19"/>
              </w:rPr>
              <w:t>Reverificación de identidad, doble control, demora proporcional al riesgo</w:t>
            </w:r>
          </w:p>
        </w:tc>
      </w:tr>
      <w:tr w:rsidR="003649A6" w14:paraId="0816DB5D"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20F641D" w14:textId="77777777" w:rsidR="003649A6" w:rsidRDefault="00503B60">
            <w:pPr>
              <w:spacing w:line="252" w:lineRule="auto"/>
            </w:pPr>
            <w:r>
              <w:rPr>
                <w:sz w:val="19"/>
                <w:szCs w:val="19"/>
              </w:rPr>
              <w:t>Pausa de emergencia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3809D14" w14:textId="77777777" w:rsidR="003649A6" w:rsidRDefault="00503B60">
            <w:pPr>
              <w:spacing w:line="252" w:lineRule="auto"/>
            </w:pPr>
            <w:r>
              <w:rPr>
                <w:sz w:val="19"/>
                <w:szCs w:val="19"/>
              </w:rPr>
              <w:t>Firma múltiple rápida, código de motivo, vencimiento y revisión, estado público</w:t>
            </w:r>
          </w:p>
        </w:tc>
      </w:tr>
      <w:tr w:rsidR="003649A6" w14:paraId="56B18BF4"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FEA431E" w14:textId="77777777" w:rsidR="003649A6" w:rsidRDefault="00503B60">
            <w:pPr>
              <w:spacing w:line="252" w:lineRule="auto"/>
            </w:pPr>
            <w:r>
              <w:rPr>
                <w:sz w:val="19"/>
                <w:szCs w:val="19"/>
              </w:rPr>
              <w:t>Actualización de módulo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91DC8EB" w14:textId="77777777" w:rsidR="003649A6" w:rsidRDefault="00503B60">
            <w:pPr>
              <w:spacing w:line="252" w:lineRule="auto"/>
            </w:pPr>
            <w:r>
              <w:rPr>
                <w:sz w:val="19"/>
                <w:szCs w:val="19"/>
              </w:rPr>
              <w:t>Propuesta versionada, evidencia de pruebas, demora programada, plan de reversión</w:t>
            </w:r>
          </w:p>
        </w:tc>
      </w:tr>
      <w:tr w:rsidR="003649A6" w14:paraId="47CCCF42"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452EC66" w14:textId="77777777" w:rsidR="003649A6" w:rsidRDefault="00503B60">
            <w:pPr>
              <w:spacing w:line="252" w:lineRule="auto"/>
            </w:pPr>
            <w:r>
              <w:rPr>
                <w:sz w:val="19"/>
                <w:szCs w:val="19"/>
              </w:rPr>
              <w:t>Modificación de permisos de red o del filtro de transacciones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C440050" w14:textId="77777777" w:rsidR="003649A6" w:rsidRDefault="00503B60">
            <w:pPr>
              <w:spacing w:line="252" w:lineRule="auto"/>
            </w:pPr>
            <w:r>
              <w:rPr>
                <w:sz w:val="19"/>
                <w:szCs w:val="19"/>
              </w:rPr>
              <w:t>Firma múltiple, código de motivo, registro público</w:t>
            </w:r>
          </w:p>
        </w:tc>
      </w:tr>
    </w:tbl>
    <w:p w14:paraId="1737FAC9" w14:textId="77777777" w:rsidR="003649A6" w:rsidRDefault="003649A6">
      <w:pPr>
        <w:spacing w:after="200"/>
      </w:pPr>
    </w:p>
    <w:p w14:paraId="599CA265" w14:textId="77777777" w:rsidR="003649A6" w:rsidRDefault="00503B60">
      <w:pPr>
        <w:spacing w:after="160" w:line="276" w:lineRule="auto"/>
        <w:jc w:val="both"/>
      </w:pPr>
      <w:r>
        <w:rPr>
          <w:b/>
          <w:bCs/>
        </w:rPr>
        <w:t>Pendiente:</w:t>
      </w:r>
      <w:r>
        <w:t xml:space="preserve"> firmantes concretos y umbrales por cada acción. Corresponde a SFSP-800 y no está definido.</w:t>
      </w:r>
    </w:p>
    <w:p w14:paraId="690EF16D" w14:textId="77777777" w:rsidR="003649A6" w:rsidRDefault="00503B60">
      <w:pPr>
        <w:pStyle w:val="Heading1"/>
        <w:pageBreakBefore/>
        <w:pBdr>
          <w:bottom w:val="single" w:sz="6" w:space="6" w:color="C9BE9E"/>
        </w:pBdr>
        <w:spacing w:before="200" w:after="200"/>
      </w:pPr>
      <w:r>
        <w:t>6. Registro de licencias</w:t>
      </w:r>
    </w:p>
    <w:p w14:paraId="7D50E2A6" w14:textId="77777777" w:rsidR="003649A6" w:rsidRDefault="00503B60">
      <w:pPr>
        <w:spacing w:after="160" w:line="276" w:lineRule="auto"/>
        <w:jc w:val="both"/>
      </w:pPr>
      <w:r>
        <w:t>El core mantiene un registro de licencias con entidad titular, jurisdicción, tipo, estado y vigencia. Cada módulo del protocolo declara de qué licencia depende, y la operación se rechaza por código cuando esa licencia no está otorgada y vigente.</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40"/>
        <w:gridCol w:w="3640"/>
      </w:tblGrid>
      <w:tr w:rsidR="003649A6" w14:paraId="657C4452" w14:textId="77777777">
        <w:tblPrEx>
          <w:tblCellMar>
            <w:top w:w="0" w:type="dxa"/>
            <w:bottom w:w="0" w:type="dxa"/>
          </w:tblCellMar>
        </w:tblPrEx>
        <w:trPr>
          <w:tblHeader/>
        </w:trPr>
        <w:tc>
          <w:tcPr>
            <w:tcW w:w="28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2313E468" w14:textId="77777777" w:rsidR="003649A6" w:rsidRDefault="00503B60">
            <w:pPr>
              <w:spacing w:line="252" w:lineRule="auto"/>
            </w:pPr>
            <w:r>
              <w:rPr>
                <w:b/>
                <w:bCs/>
                <w:color w:val="6B5417"/>
                <w:sz w:val="19"/>
                <w:szCs w:val="19"/>
              </w:rPr>
              <w:t>Módulo</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4D2E250D" w14:textId="77777777" w:rsidR="003649A6" w:rsidRDefault="00503B60">
            <w:pPr>
              <w:spacing w:line="252" w:lineRule="auto"/>
            </w:pPr>
            <w:r>
              <w:rPr>
                <w:b/>
                <w:bCs/>
                <w:color w:val="6B5417"/>
                <w:sz w:val="19"/>
                <w:szCs w:val="19"/>
              </w:rPr>
              <w:t>Licencia de la que depende</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7E503132" w14:textId="77777777" w:rsidR="003649A6" w:rsidRDefault="00503B60">
            <w:pPr>
              <w:spacing w:line="252" w:lineRule="auto"/>
            </w:pPr>
            <w:r>
              <w:rPr>
                <w:b/>
                <w:bCs/>
                <w:color w:val="6B5417"/>
                <w:sz w:val="19"/>
                <w:szCs w:val="19"/>
              </w:rPr>
              <w:t>Titular</w:t>
            </w:r>
          </w:p>
        </w:tc>
      </w:tr>
      <w:tr w:rsidR="003649A6" w14:paraId="7C1DE3F4"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B55F30D" w14:textId="77777777" w:rsidR="003649A6" w:rsidRDefault="00503B60">
            <w:pPr>
              <w:spacing w:line="252" w:lineRule="auto"/>
            </w:pPr>
            <w:r>
              <w:rPr>
                <w:sz w:val="19"/>
                <w:szCs w:val="19"/>
              </w:rPr>
              <w:t>Redención física de metal</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B5A1DD3" w14:textId="77777777" w:rsidR="003649A6" w:rsidRDefault="00503B60">
            <w:pPr>
              <w:spacing w:line="252" w:lineRule="auto"/>
            </w:pPr>
            <w:r>
              <w:rPr>
                <w:sz w:val="19"/>
                <w:szCs w:val="19"/>
              </w:rPr>
              <w:t>Licencia de Custodia Clase G</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B371B45" w14:textId="77777777" w:rsidR="003649A6" w:rsidRDefault="00503B60">
            <w:pPr>
              <w:spacing w:line="252" w:lineRule="auto"/>
            </w:pPr>
            <w:r>
              <w:rPr>
                <w:sz w:val="19"/>
                <w:szCs w:val="19"/>
              </w:rPr>
              <w:t>AuBank, línea de Au Corp.</w:t>
            </w:r>
          </w:p>
        </w:tc>
      </w:tr>
      <w:tr w:rsidR="003649A6" w14:paraId="7DB5305B"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1BF0932" w14:textId="77777777" w:rsidR="003649A6" w:rsidRDefault="00503B60">
            <w:pPr>
              <w:spacing w:line="252" w:lineRule="auto"/>
            </w:pPr>
            <w:r>
              <w:rPr>
                <w:sz w:val="19"/>
                <w:szCs w:val="19"/>
              </w:rPr>
              <w:t>Liquidación contra fiat</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8D078E3" w14:textId="77777777" w:rsidR="003649A6" w:rsidRDefault="00503B60">
            <w:pPr>
              <w:spacing w:line="252" w:lineRule="auto"/>
            </w:pPr>
            <w:r>
              <w:rPr>
                <w:sz w:val="19"/>
                <w:szCs w:val="19"/>
              </w:rPr>
              <w:t>Licencia FinTech ATS Clase B</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0BA7F5F" w14:textId="77777777" w:rsidR="003649A6" w:rsidRDefault="00503B60">
            <w:pPr>
              <w:spacing w:line="252" w:lineRule="auto"/>
            </w:pPr>
            <w:r>
              <w:rPr>
                <w:sz w:val="19"/>
                <w:szCs w:val="19"/>
              </w:rPr>
              <w:t>Por confirmar: la licencia figura en la ruta de Ordenex y en la de GoldeX Swap</w:t>
            </w:r>
          </w:p>
        </w:tc>
      </w:tr>
      <w:tr w:rsidR="003649A6" w14:paraId="583662E5"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B0D12E3" w14:textId="77777777" w:rsidR="003649A6" w:rsidRDefault="00503B60">
            <w:pPr>
              <w:spacing w:line="252" w:lineRule="auto"/>
            </w:pPr>
            <w:r>
              <w:rPr>
                <w:sz w:val="19"/>
                <w:szCs w:val="19"/>
              </w:rPr>
              <w:t>Operaciones de crédito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F9A63A9" w14:textId="77777777" w:rsidR="003649A6" w:rsidRDefault="00503B60">
            <w:pPr>
              <w:spacing w:line="252" w:lineRule="auto"/>
            </w:pPr>
            <w:r>
              <w:rPr>
                <w:sz w:val="19"/>
                <w:szCs w:val="19"/>
              </w:rPr>
              <w:t>Licencia de Non-Banking Lender</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0EE1206" w14:textId="77777777" w:rsidR="003649A6" w:rsidRDefault="00503B60">
            <w:pPr>
              <w:spacing w:line="252" w:lineRule="auto"/>
            </w:pPr>
            <w:r>
              <w:rPr>
                <w:sz w:val="19"/>
                <w:szCs w:val="19"/>
              </w:rPr>
              <w:t>Por confirmar: la licencia figura en la ruta de AuBank y en la de Orden Global</w:t>
            </w:r>
          </w:p>
        </w:tc>
      </w:tr>
      <w:tr w:rsidR="003649A6" w14:paraId="50260E4A"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97CC88E" w14:textId="77777777" w:rsidR="003649A6" w:rsidRDefault="00503B60">
            <w:pPr>
              <w:spacing w:line="252" w:lineRule="auto"/>
            </w:pPr>
            <w:r>
              <w:rPr>
                <w:sz w:val="19"/>
                <w:szCs w:val="19"/>
              </w:rPr>
              <w:t>Admisión y emisión de securities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326AF81" w14:textId="77777777" w:rsidR="003649A6" w:rsidRDefault="00503B60">
            <w:pPr>
              <w:spacing w:line="252" w:lineRule="auto"/>
            </w:pPr>
            <w:r>
              <w:rPr>
                <w:sz w:val="19"/>
                <w:szCs w:val="19"/>
              </w:rPr>
              <w:t>Investment Company License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E279903" w14:textId="77777777" w:rsidR="003649A6" w:rsidRDefault="00503B60">
            <w:pPr>
              <w:spacing w:line="252" w:lineRule="auto"/>
            </w:pPr>
            <w:r>
              <w:rPr>
                <w:sz w:val="19"/>
                <w:szCs w:val="19"/>
              </w:rPr>
              <w:t>Orden Global</w:t>
            </w:r>
          </w:p>
        </w:tc>
      </w:tr>
      <w:tr w:rsidR="003649A6" w14:paraId="1A5EBCC6"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EFF0393" w14:textId="77777777" w:rsidR="003649A6" w:rsidRDefault="00503B60">
            <w:pPr>
              <w:spacing w:line="252" w:lineRule="auto"/>
            </w:pPr>
            <w:r>
              <w:rPr>
                <w:sz w:val="19"/>
                <w:szCs w:val="19"/>
              </w:rPr>
              <w:t>Oferta de los activos notificados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838FE4F" w14:textId="77777777" w:rsidR="003649A6" w:rsidRDefault="00503B60">
            <w:pPr>
              <w:spacing w:line="252" w:lineRule="auto"/>
            </w:pPr>
            <w:r>
              <w:rPr>
                <w:sz w:val="19"/>
                <w:szCs w:val="19"/>
              </w:rPr>
              <w:t>Notificación de oferta exenta ante RFSA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D8109B8" w14:textId="77777777" w:rsidR="003649A6" w:rsidRDefault="00503B60">
            <w:pPr>
              <w:spacing w:line="252" w:lineRule="auto"/>
            </w:pPr>
            <w:r>
              <w:rPr>
                <w:sz w:val="19"/>
                <w:szCs w:val="19"/>
              </w:rPr>
              <w:t>Orden Global</w:t>
            </w:r>
          </w:p>
        </w:tc>
      </w:tr>
    </w:tbl>
    <w:p w14:paraId="3F7CC51B" w14:textId="77777777" w:rsidR="003649A6" w:rsidRDefault="003649A6">
      <w:pPr>
        <w:spacing w:after="200"/>
      </w:pPr>
    </w:p>
    <w:p w14:paraId="30A27A18" w14:textId="77777777" w:rsidR="003649A6" w:rsidRDefault="00503B60">
      <w:pPr>
        <w:spacing w:after="160" w:line="276" w:lineRule="auto"/>
        <w:jc w:val="both"/>
      </w:pPr>
      <w:r>
        <w:t xml:space="preserve">El titular importa porque las licencias no residen todas en la misma entidad. Un módulo operado por Orden Global puede quedar condicionado a una licencia cuyo titular es Au Corp., de modo que el registro debe resolver la dependencia por titular y no por operador del módulo. Las dos filas marcadas por confirmar corresponden a licencias que aparecen en la ruta de más de una entidad y deben resolverse antes de la versión uno, porque determinan qué entidad queda impedida de operar el módulo si la licencia no se obtiene.</w:t>
      </w:r>
    </w:p>
    <w:p w14:paraId="6432CA07" w14:textId="77777777" w:rsidR="003649A6" w:rsidRDefault="00503B60">
      <w:pPr>
        <w:spacing w:after="160" w:line="276" w:lineRule="auto"/>
        <w:jc w:val="both"/>
      </w:pPr>
      <w:r>
        <w:t>El registro interno puede contener licencias en trámite, porque es necesario para planificar. La vista pública no muestra como disponible ninguna función que dependa de una licencia no otorgada, y cuando muestra estado utiliza la expresión en trámite. Anunciar o insinuar una licencia no obtenida constituye infracción en la mayoría de jurisdicciones, con independencia de que vaya a obtenerse.</w:t>
      </w:r>
    </w:p>
    <w:p w14:paraId="0B7D4A2F" w14:textId="77777777" w:rsidR="003649A6" w:rsidRDefault="00503B60">
      <w:pPr>
        <w:spacing w:after="160" w:line="276" w:lineRule="auto"/>
        <w:jc w:val="both"/>
      </w:pPr>
      <w:r>
        <w:t>La habilitación de un módulo al obtenerse la licencia es acción de gobernanza registrada en cadena, con código de motivo y referencia al número de licencia. La especificación no se modifica: lo que cambia es el estado de un parámetro publicado.</w:t>
      </w:r>
    </w:p>
    <w:p w14:paraId="6093A62B" w14:textId="77777777" w:rsidR="003649A6" w:rsidRDefault="00503B60">
      <w:pPr>
        <w:spacing w:after="160" w:line="276" w:lineRule="auto"/>
        <w:jc w:val="both"/>
      </w:pPr>
      <w:r>
        <w:t>La taxonomía de estados de disponibilidad debe ser única en todo el sistema, incluida la interfaz pública y el catálogo de productos, y distinguir disponible, beta, próximamente y uso interno.</w:t>
      </w:r>
    </w:p>
    <w:p w14:paraId="1B5AA933" w14:textId="77777777" w:rsidR="003649A6" w:rsidRDefault="00503B60">
      <w:pPr>
        <w:pStyle w:val="Heading1"/>
        <w:pageBreakBefore/>
        <w:pBdr>
          <w:bottom w:val="single" w:sz="6" w:space="6" w:color="C9BE9E"/>
        </w:pBdr>
        <w:spacing w:before="200" w:after="200"/>
      </w:pPr>
      <w:r>
        <w:t>7. SFSP-120. Jurisdicción y acceso</w:t>
      </w:r>
    </w:p>
    <w:p w14:paraId="0019BA63" w14:textId="77777777" w:rsidR="003649A6" w:rsidRDefault="00503B60">
      <w:pPr>
        <w:spacing w:after="160" w:line="276" w:lineRule="auto"/>
        <w:jc w:val="both"/>
      </w:pPr>
      <w:r>
        <w:t>El acceso es abierto por defecto. Cualquier persona, desde cualquier país, puede crear un Genesis ID, mantener activos, recibir transferencias, operar en el mercado secundario y redimir, sin restricción por residencia.</w:t>
      </w:r>
    </w:p>
    <w:p w14:paraId="7610058F" w14:textId="77777777" w:rsidR="003649A6" w:rsidRDefault="00503B60">
      <w:pPr>
        <w:spacing w:after="160" w:line="276" w:lineRule="auto"/>
        <w:jc w:val="both"/>
      </w:pPr>
      <w:r>
        <w:t>El control por jurisdicción se aplica únicamente en dos puntos: la suscripción en oferta primaria y la promoción dirigida.</w:t>
      </w:r>
    </w:p>
    <w:p w14:paraId="5FB2357C" w14:textId="77777777" w:rsidR="003649A6" w:rsidRDefault="00503B60">
      <w:pPr>
        <w:spacing w:after="160" w:line="276" w:lineRule="auto"/>
        <w:jc w:val="both"/>
      </w:pPr>
      <w:r>
        <w:t>DBNX mantiene la matriz de países. El estado inicial de todo país no evaluado es solo entrante, que permite la totalidad de las operaciones salvo suscribir en emisión primaria.</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40"/>
        <w:gridCol w:w="3640"/>
      </w:tblGrid>
      <w:tr w:rsidR="003649A6" w14:paraId="19D70CD8" w14:textId="77777777">
        <w:tblPrEx>
          <w:tblCellMar>
            <w:top w:w="0" w:type="dxa"/>
            <w:bottom w:w="0" w:type="dxa"/>
          </w:tblCellMar>
        </w:tblPrEx>
        <w:trPr>
          <w:tblHeader/>
        </w:trPr>
        <w:tc>
          <w:tcPr>
            <w:tcW w:w="28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52BACB29" w14:textId="77777777" w:rsidR="003649A6" w:rsidRDefault="00503B60">
            <w:pPr>
              <w:spacing w:line="252" w:lineRule="auto"/>
            </w:pPr>
            <w:r>
              <w:rPr>
                <w:b/>
                <w:bCs/>
                <w:color w:val="6B5417"/>
                <w:sz w:val="19"/>
                <w:szCs w:val="19"/>
              </w:rPr>
              <w:t>Estado</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310BA0F" w14:textId="77777777" w:rsidR="003649A6" w:rsidRDefault="00503B60">
            <w:pPr>
              <w:spacing w:line="252" w:lineRule="auto"/>
            </w:pPr>
            <w:r>
              <w:rPr>
                <w:b/>
                <w:bCs/>
                <w:color w:val="6B5417"/>
                <w:sz w:val="19"/>
                <w:szCs w:val="19"/>
              </w:rPr>
              <w:t>Significado</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13BECD4F" w14:textId="77777777" w:rsidR="003649A6" w:rsidRDefault="00503B60">
            <w:pPr>
              <w:spacing w:line="252" w:lineRule="auto"/>
            </w:pPr>
            <w:r>
              <w:rPr>
                <w:b/>
                <w:bCs/>
                <w:color w:val="6B5417"/>
                <w:sz w:val="19"/>
                <w:szCs w:val="19"/>
              </w:rPr>
              <w:t>Efecto</w:t>
            </w:r>
          </w:p>
        </w:tc>
      </w:tr>
      <w:tr w:rsidR="003649A6" w14:paraId="46518809"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A147656" w14:textId="77777777" w:rsidR="003649A6" w:rsidRDefault="00503B60">
            <w:pPr>
              <w:spacing w:line="252" w:lineRule="auto"/>
            </w:pPr>
            <w:r>
              <w:rPr>
                <w:sz w:val="19"/>
                <w:szCs w:val="19"/>
              </w:rPr>
              <w:t>Permitido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E0CA01A" w14:textId="77777777" w:rsidR="003649A6" w:rsidRDefault="00503B60">
            <w:pPr>
              <w:spacing w:line="252" w:lineRule="auto"/>
            </w:pPr>
            <w:r>
              <w:rPr>
                <w:sz w:val="19"/>
                <w:szCs w:val="19"/>
              </w:rPr>
              <w:t>Existe base legal para ofrecer al público o régimen de oferta privada aplicable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566DDA3" w14:textId="77777777" w:rsidR="003649A6" w:rsidRDefault="00503B60">
            <w:pPr>
              <w:spacing w:line="252" w:lineRule="auto"/>
            </w:pPr>
            <w:r>
              <w:rPr>
                <w:sz w:val="19"/>
                <w:szCs w:val="19"/>
              </w:rPr>
              <w:t>Suscripción y transferencia habilitadas</w:t>
            </w:r>
          </w:p>
        </w:tc>
      </w:tr>
      <w:tr w:rsidR="003649A6" w14:paraId="6D6687B8"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0DCA899" w14:textId="77777777" w:rsidR="003649A6" w:rsidRDefault="00503B60">
            <w:pPr>
              <w:spacing w:line="252" w:lineRule="auto"/>
            </w:pPr>
            <w:r>
              <w:rPr>
                <w:sz w:val="19"/>
                <w:szCs w:val="19"/>
              </w:rPr>
              <w:t>Permitido con condiciones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C3CBB90" w14:textId="77777777" w:rsidR="003649A6" w:rsidRDefault="00503B60">
            <w:pPr>
              <w:spacing w:line="252" w:lineRule="auto"/>
            </w:pPr>
            <w:r>
              <w:rPr>
                <w:sz w:val="19"/>
                <w:szCs w:val="19"/>
              </w:rPr>
              <w:t>Solo ciertos instrumentos, montos o perfiles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0F4762D" w14:textId="77777777" w:rsidR="003649A6" w:rsidRDefault="00503B60">
            <w:pPr>
              <w:spacing w:line="252" w:lineRule="auto"/>
            </w:pPr>
            <w:r>
              <w:rPr>
                <w:sz w:val="19"/>
                <w:szCs w:val="19"/>
              </w:rPr>
              <w:t>Reglas específicas por instrumento</w:t>
            </w:r>
          </w:p>
        </w:tc>
      </w:tr>
      <w:tr w:rsidR="003649A6" w14:paraId="091FB254"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17182ED" w14:textId="77777777" w:rsidR="003649A6" w:rsidRDefault="00503B60">
            <w:pPr>
              <w:spacing w:line="252" w:lineRule="auto"/>
            </w:pPr>
            <w:r>
              <w:rPr>
                <w:sz w:val="19"/>
                <w:szCs w:val="19"/>
              </w:rPr>
              <w:t>Solo entrante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AB872EC" w14:textId="77777777" w:rsidR="003649A6" w:rsidRDefault="00503B60">
            <w:pPr>
              <w:spacing w:line="252" w:lineRule="auto"/>
            </w:pPr>
            <w:r>
              <w:rPr>
                <w:sz w:val="19"/>
                <w:szCs w:val="19"/>
              </w:rPr>
              <w:t>El residente puede recibir, mantener, transferir y redimir; no puede suscribir en primaria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11DA3C0" w14:textId="77777777" w:rsidR="003649A6" w:rsidRDefault="00503B60">
            <w:pPr>
              <w:spacing w:line="252" w:lineRule="auto"/>
            </w:pPr>
            <w:r>
              <w:rPr>
                <w:sz w:val="19"/>
                <w:szCs w:val="19"/>
              </w:rPr>
              <w:t>Recepción sí, suscripción no</w:t>
            </w:r>
          </w:p>
        </w:tc>
      </w:tr>
      <w:tr w:rsidR="003649A6" w14:paraId="20F21262"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008EF20" w14:textId="77777777" w:rsidR="003649A6" w:rsidRDefault="00503B60">
            <w:pPr>
              <w:spacing w:line="252" w:lineRule="auto"/>
            </w:pPr>
            <w:r>
              <w:rPr>
                <w:sz w:val="19"/>
                <w:szCs w:val="19"/>
              </w:rPr>
              <w:t>Bloqueado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1CA515B" w14:textId="77777777" w:rsidR="003649A6" w:rsidRDefault="00503B60">
            <w:pPr>
              <w:spacing w:line="252" w:lineRule="auto"/>
            </w:pPr>
            <w:r>
              <w:rPr>
                <w:sz w:val="19"/>
                <w:szCs w:val="19"/>
              </w:rPr>
              <w:t>Sanción internacional o prohibición expresa de la autoridad competente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99FC26A" w14:textId="77777777" w:rsidR="003649A6" w:rsidRDefault="00503B60">
            <w:pPr>
              <w:spacing w:line="252" w:lineRule="auto"/>
            </w:pPr>
            <w:r>
              <w:rPr>
                <w:sz w:val="19"/>
                <w:szCs w:val="19"/>
              </w:rPr>
              <w:t>Transferencia rechazada</w:t>
            </w:r>
          </w:p>
        </w:tc>
      </w:tr>
    </w:tbl>
    <w:p w14:paraId="01B80416" w14:textId="77777777" w:rsidR="003649A6" w:rsidRDefault="003649A6">
      <w:pPr>
        <w:spacing w:after="200"/>
      </w:pPr>
    </w:p>
    <w:p w14:paraId="0B81623D" w14:textId="77777777" w:rsidR="003649A6" w:rsidRDefault="00503B60">
      <w:pPr>
        <w:spacing w:after="160" w:line="276" w:lineRule="auto"/>
        <w:jc w:val="both"/>
      </w:pPr>
      <w:r>
        <w:t>El bloqueo completo procede únicamente por sanción internacional o por orden formal de la autoridad del país correspondiente. Cuando esa orden llega, se acata y queda registrada con su fundamento. No se aplica bloqueo por precaución.</w:t>
      </w:r>
    </w:p>
    <w:p w14:paraId="7DA27202" w14:textId="77777777" w:rsidR="003649A6" w:rsidRDefault="00503B60">
      <w:pPr>
        <w:spacing w:after="160" w:line="276" w:lineRule="auto"/>
        <w:jc w:val="both"/>
      </w:pPr>
      <w:r>
        <w:t>La apertura de la suscripción es progresiva. Cada país se habilita cuando existe asesoría local que lo respalde, y el cambio de estado es acción de gobernanza registrada.</w:t>
      </w:r>
    </w:p>
    <w:p w14:paraId="5BFCC23B" w14:textId="77777777" w:rsidR="003649A6" w:rsidRDefault="00503B60">
      <w:pPr>
        <w:pStyle w:val="Heading3"/>
        <w:spacing w:before="300" w:after="140"/>
      </w:pPr>
      <w:r>
        <w:t>7.1 Regla de promoción</w:t>
      </w:r>
    </w:p>
    <w:p w14:paraId="0AB44A99" w14:textId="77777777" w:rsidR="003649A6" w:rsidRDefault="00503B60">
      <w:pPr>
        <w:spacing w:after="160" w:line="276" w:lineRule="auto"/>
        <w:jc w:val="both"/>
      </w:pPr>
      <w:r>
        <w:t>No se realizan campañas segmentadas por país, contenido dirigido a un mercado específico ni acuerdos con socios comerciales locales en países no habilitados para suscripción.</w:t>
      </w:r>
    </w:p>
    <w:p w14:paraId="419E780B" w14:textId="77777777" w:rsidR="003649A6" w:rsidRDefault="00503B60">
      <w:pPr>
        <w:spacing w:after="160" w:line="276" w:lineRule="auto"/>
        <w:jc w:val="both"/>
      </w:pPr>
      <w:r>
        <w:t>Una plataforma abierta con contenido en español accesible desde toda la región no constituye promoción dirigida a un país determinado. Una campaña pagada apuntada a una ciudad o a un país sí lo constituye, y convierte el acceso espontáneo en oferta dirigida.</w:t>
      </w:r>
    </w:p>
    <w:p w14:paraId="77701B21" w14:textId="77777777" w:rsidR="003649A6" w:rsidRDefault="00503B60">
      <w:pPr>
        <w:pStyle w:val="Heading1"/>
        <w:pageBreakBefore/>
        <w:pBdr>
          <w:bottom w:val="single" w:sz="6" w:space="6" w:color="C9BE9E"/>
        </w:pBdr>
        <w:spacing w:before="200" w:after="200"/>
      </w:pPr>
      <w:r>
        <w:t>8. SFSP-200. Securities</w:t>
      </w:r>
    </w:p>
    <w:p w14:paraId="22CDB8BA" w14:textId="77777777" w:rsidR="003649A6" w:rsidRDefault="00503B60">
      <w:pPr>
        <w:pStyle w:val="Heading3"/>
        <w:spacing w:before="300" w:after="140"/>
      </w:pPr>
      <w:r>
        <w:t>8.1 Modelo de supply</w:t>
      </w:r>
    </w:p>
    <w:p w14:paraId="49347516" w14:textId="77777777" w:rsidR="003649A6" w:rsidRDefault="00503B60">
      <w:pPr>
        <w:spacing w:after="160" w:line="276" w:lineRule="auto"/>
        <w:jc w:val="both"/>
      </w:pPr>
      <w:r>
        <w:t>La valuación determinada por DBNX fija el precio de referencia por token. No fija la cantidad de tokens.</w:t>
      </w:r>
    </w:p>
    <w:p w14:paraId="7C7CABB3" w14:textId="77777777" w:rsidR="003649A6" w:rsidRDefault="00503B60">
      <w:pPr>
        <w:spacing w:after="160" w:line="276" w:lineRule="auto"/>
        <w:jc w:val="both"/>
      </w:pPr>
      <w:r>
        <w:t>La cantidad autorizada se deriva del capital que el emisor está autorizado a captar, dividido entre el precio vigente.</w:t>
      </w:r>
    </w:p>
    <w:p w14:paraId="55D3E2A5" w14:textId="77777777" w:rsidR="003649A6" w:rsidRDefault="00503B60">
      <w:pPr>
        <w:spacing w:after="160" w:line="276" w:lineRule="auto"/>
        <w:jc w:val="both"/>
      </w:pPr>
      <w:r>
        <w:t>Toda ampliación de supply debe declarar expresamente cuál de dos operaciones es, porque son actos jurídicos distintos con efectos opuestos sobre el tenedor.</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40"/>
        <w:gridCol w:w="3640"/>
      </w:tblGrid>
      <w:tr w:rsidR="003649A6" w14:paraId="06502165" w14:textId="77777777">
        <w:tblPrEx>
          <w:tblCellMar>
            <w:top w:w="0" w:type="dxa"/>
            <w:bottom w:w="0" w:type="dxa"/>
          </w:tblCellMar>
        </w:tblPrEx>
        <w:trPr>
          <w:tblHeader/>
        </w:trPr>
        <w:tc>
          <w:tcPr>
            <w:tcW w:w="28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3CAAAE15" w14:textId="77777777" w:rsidR="003649A6" w:rsidRDefault="00503B60">
            <w:pPr>
              <w:spacing w:line="252" w:lineRule="auto"/>
            </w:pPr>
            <w:r>
              <w:rPr>
                <w:b/>
                <w:bCs/>
                <w:color w:val="6B5417"/>
                <w:sz w:val="19"/>
                <w:szCs w:val="19"/>
              </w:rPr>
              <w:t>Operación</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7AE522CF" w14:textId="77777777" w:rsidR="003649A6" w:rsidRDefault="00503B60">
            <w:pPr>
              <w:spacing w:line="252" w:lineRule="auto"/>
            </w:pPr>
            <w:r>
              <w:rPr>
                <w:b/>
                <w:bCs/>
                <w:color w:val="6B5417"/>
                <w:sz w:val="19"/>
                <w:szCs w:val="19"/>
              </w:rPr>
              <w:t>Mecánica</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43754E78" w14:textId="77777777" w:rsidR="003649A6" w:rsidRDefault="00503B60">
            <w:pPr>
              <w:spacing w:line="252" w:lineRule="auto"/>
            </w:pPr>
            <w:r>
              <w:rPr>
                <w:b/>
                <w:bCs/>
                <w:color w:val="6B5417"/>
                <w:sz w:val="19"/>
                <w:szCs w:val="19"/>
              </w:rPr>
              <w:t>Efecto sobre el tenedor existente</w:t>
            </w:r>
          </w:p>
        </w:tc>
      </w:tr>
      <w:tr w:rsidR="003649A6" w14:paraId="1E70B1E0"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B1DE453" w14:textId="77777777" w:rsidR="003649A6" w:rsidRDefault="00503B60">
            <w:pPr>
              <w:spacing w:line="252" w:lineRule="auto"/>
            </w:pPr>
            <w:r>
              <w:rPr>
                <w:sz w:val="19"/>
                <w:szCs w:val="19"/>
              </w:rPr>
              <w:t>Colocación nueva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4CD2CAD" w14:textId="77777777" w:rsidR="003649A6" w:rsidRDefault="00503B60">
            <w:pPr>
              <w:spacing w:line="252" w:lineRule="auto"/>
            </w:pPr>
            <w:r>
              <w:rPr>
                <w:sz w:val="19"/>
                <w:szCs w:val="19"/>
              </w:rPr>
              <w:t>El emisor capta capital adicional colocando tokens al precio vigente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E37D199" w14:textId="77777777" w:rsidR="003649A6" w:rsidRDefault="00503B60">
            <w:pPr>
              <w:spacing w:line="252" w:lineRule="auto"/>
            </w:pPr>
            <w:r>
              <w:rPr>
                <w:sz w:val="19"/>
                <w:szCs w:val="19"/>
              </w:rPr>
              <w:t>Neutro si el precio es correcto; dilutivo si se coloca por debajo</w:t>
            </w:r>
          </w:p>
        </w:tc>
      </w:tr>
      <w:tr w:rsidR="003649A6" w14:paraId="55127453"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464A94D" w14:textId="77777777" w:rsidR="003649A6" w:rsidRDefault="00503B60">
            <w:pPr>
              <w:spacing w:line="252" w:lineRule="auto"/>
            </w:pPr>
            <w:r>
              <w:rPr>
                <w:sz w:val="19"/>
                <w:szCs w:val="19"/>
              </w:rPr>
              <w:t>División de denominación</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4BFE164" w14:textId="77777777" w:rsidR="003649A6" w:rsidRDefault="00503B60">
            <w:pPr>
              <w:spacing w:line="252" w:lineRule="auto"/>
            </w:pPr>
            <w:r>
              <w:rPr>
                <w:sz w:val="19"/>
                <w:szCs w:val="19"/>
              </w:rPr>
              <w:t>Se multiplica el número de tokens sin captar capital, en proporción para todos los tenedores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0367AD1" w14:textId="77777777" w:rsidR="003649A6" w:rsidRDefault="00503B60">
            <w:pPr>
              <w:spacing w:line="252" w:lineRule="auto"/>
            </w:pPr>
            <w:r>
              <w:rPr>
                <w:sz w:val="19"/>
                <w:szCs w:val="19"/>
              </w:rPr>
              <w:t>Neutro por definición; el precio se ajusta a la inversa</w:t>
            </w:r>
          </w:p>
        </w:tc>
      </w:tr>
    </w:tbl>
    <w:p w14:paraId="40056A2C" w14:textId="77777777" w:rsidR="003649A6" w:rsidRDefault="003649A6">
      <w:pPr>
        <w:spacing w:after="200"/>
      </w:pPr>
    </w:p>
    <w:p w14:paraId="2AC6E18B" w14:textId="77777777" w:rsidR="003649A6" w:rsidRDefault="00503B60">
      <w:pPr>
        <w:spacing w:after="160" w:line="276" w:lineRule="auto"/>
        <w:jc w:val="both"/>
      </w:pPr>
      <w:r>
        <w:t>La distinción importa porque una ampliación mal estructurada transfiere al emisor y a los compradores nuevos la apreciación que correspondía a los tenedores anteriores. Si una empresa valuada en diez millones con diez millones de tokens a un dólar pasa a valer cincuenta millones, el token vale cinco. Emitir cuarenta millones de tokens adicionales a un dólar devuelve el precio a un dólar y anula la apreciación del adquirente original. La ampliación correcta coloca tokens nuevos al precio vigente, y la división multiplica las unidades de todos sin captar capital.</w:t>
      </w:r>
    </w:p>
    <w:p w14:paraId="2AC756E2" w14:textId="77777777" w:rsidR="003649A6" w:rsidRDefault="00503B60">
      <w:pPr>
        <w:spacing w:after="160" w:line="276" w:lineRule="auto"/>
        <w:jc w:val="both"/>
      </w:pPr>
      <w:r>
        <w:t>El protocolo exige, para toda ampliación, la declaración del tipo de operación y la prueba de neutralidad correspondiente.</w:t>
      </w:r>
    </w:p>
    <w:p w14:paraId="3C5CD738" w14:textId="77777777" w:rsidR="003649A6" w:rsidRDefault="00503B60">
      <w:pPr>
        <w:pStyle w:val="Heading3"/>
        <w:spacing w:before="300" w:after="140"/>
      </w:pPr>
      <w:r>
        <w:t>8.2 Estructura de colocación</w:t>
      </w:r>
    </w:p>
    <w:p w14:paraId="50B9653F" w14:textId="77777777" w:rsidR="003649A6" w:rsidRDefault="00503B60">
      <w:pPr>
        <w:spacing w:after="160" w:line="276" w:lineRule="auto"/>
        <w:jc w:val="both"/>
      </w:pPr>
      <w:r>
        <w:t>Se conserva la colocación del cincuenta y uno por ciento al público mediante calendario de liberación progresiva, con el cuarenta y nueve por ciento retenido por el emisor. DBNX autoriza el porcentaje en circulación en cada periodo, de modo que la liberación no desordene el precio.</w:t>
      </w:r>
    </w:p>
    <w:p w14:paraId="736DFCEC" w14:textId="77777777" w:rsidR="003649A6" w:rsidRDefault="00503B60">
      <w:pPr>
        <w:spacing w:after="160" w:line="276" w:lineRule="auto"/>
        <w:jc w:val="both"/>
      </w:pPr>
      <w:r>
        <w:rPr>
          <w:b/>
          <w:bCs/>
        </w:rPr>
        <w:t>Pendiente:</w:t>
      </w:r>
      <w:r>
        <w:t xml:space="preserve"> mecánica detallada de vesting, condiciones de aceleración y tratamiento de la porción retenida ante cambio de control.</w:t>
      </w:r>
    </w:p>
    <w:p w14:paraId="5D8CDE2C" w14:textId="77777777" w:rsidR="003649A6" w:rsidRDefault="00503B60">
      <w:pPr>
        <w:pStyle w:val="Heading3"/>
        <w:spacing w:before="300" w:after="140"/>
      </w:pPr>
      <w:r>
        <w:t>8.3 Expediente de admisión</w:t>
      </w:r>
    </w:p>
    <w:p w14:paraId="0034222B" w14:textId="77777777" w:rsidR="003649A6" w:rsidRDefault="00503B60">
      <w:pPr>
        <w:pStyle w:val="Heading4"/>
        <w:spacing w:before="240" w:after="120"/>
      </w:pPr>
      <w:r>
        <w:t>Bloque 0. Apertura de caso</w:t>
      </w:r>
    </w:p>
    <w:p w14:paraId="6B0F797A" w14:textId="77777777" w:rsidR="003649A6" w:rsidRDefault="00503B60">
      <w:pPr>
        <w:spacing w:after="160" w:line="276" w:lineRule="auto"/>
        <w:jc w:val="both"/>
      </w:pPr>
      <w:r>
        <w:t>DBNX abre un expediente con fecha, emisor solicitante, tipo de instrumento pretendido y responsable asignado. La solicitud la firma quien acredite facultades, con declaración de veracidad y completitud que responsabiliza personalmente al firmante. Esa declaración permite a DBNX actuar de buena fe sobre lo presentado y le otorga recurso si aparece información omitida.</w:t>
      </w:r>
    </w:p>
    <w:p w14:paraId="4BB41D74" w14:textId="77777777" w:rsidR="003649A6" w:rsidRDefault="00503B60">
      <w:pPr>
        <w:pStyle w:val="Heading4"/>
        <w:spacing w:before="240" w:after="120"/>
      </w:pPr>
      <w:r>
        <w:t>Bloque 1. Identidad y control</w:t>
      </w:r>
    </w:p>
    <w:p w14:paraId="57DAD503" w14:textId="77777777" w:rsidR="003649A6" w:rsidRDefault="00503B60">
      <w:pPr>
        <w:spacing w:after="160" w:line="276" w:lineRule="auto"/>
        <w:jc w:val="both"/>
      </w:pPr>
      <w:r>
        <w:t>Genesis ID corporativo, existencia legal vigente, estatutos, estructura de propiedad hasta beneficiario final, verificación de la entidad y de sus controladores, composición del órgano de gobierno y poderes vigentes.</w:t>
      </w:r>
    </w:p>
    <w:p w14:paraId="012AC72F" w14:textId="77777777" w:rsidR="003649A6" w:rsidRDefault="00503B60">
      <w:pPr>
        <w:spacing w:after="160" w:line="276" w:lineRule="auto"/>
        <w:jc w:val="both"/>
      </w:pPr>
      <w:r>
        <w:t>Una estructura corporativa en transición no impide la admisión, siempre que se divulgue como tal, con la estructura actual, la proyectada y el calendario.</w:t>
      </w:r>
    </w:p>
    <w:p w14:paraId="6128098C" w14:textId="77777777" w:rsidR="003649A6" w:rsidRDefault="00503B60">
      <w:pPr>
        <w:pStyle w:val="Heading4"/>
        <w:spacing w:before="240" w:after="120"/>
      </w:pPr>
      <w:r>
        <w:t>Bloque 2. Activos y titularidad</w:t>
      </w:r>
    </w:p>
    <w:p w14:paraId="580337E5" w14:textId="77777777" w:rsidR="003649A6" w:rsidRDefault="00503B60">
      <w:pPr>
        <w:spacing w:after="160" w:line="276" w:lineRule="auto"/>
        <w:jc w:val="both"/>
      </w:pPr>
      <w:r>
        <w:t>Cada activo de la canasta se presenta individualmente. No se admiten agrupaciones genéricas.</w:t>
      </w:r>
    </w:p>
    <w:p w14:paraId="0E84310C" w14:textId="77777777" w:rsidR="003649A6" w:rsidRDefault="00503B60">
      <w:pPr>
        <w:spacing w:after="160" w:line="276" w:lineRule="auto"/>
        <w:jc w:val="both"/>
      </w:pPr>
      <w:r>
        <w:rPr>
          <w:b/>
          <w:bCs/>
        </w:rPr>
        <w:t>Forma de tenencia.</w:t>
      </w:r>
      <w:r>
        <w:t xml:space="preserve"> Cada activo se declara como propiedad directa o como participación en una entidad.</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79E24790"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005A5F92" w14:textId="77777777" w:rsidR="003649A6" w:rsidRDefault="00503B60">
            <w:pPr>
              <w:spacing w:line="252" w:lineRule="auto"/>
            </w:pPr>
            <w:r>
              <w:rPr>
                <w:b/>
                <w:bCs/>
                <w:color w:val="6B5417"/>
                <w:sz w:val="19"/>
                <w:szCs w:val="19"/>
              </w:rPr>
              <w:t>Forma</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26111F16" w14:textId="77777777" w:rsidR="003649A6" w:rsidRDefault="00503B60">
            <w:pPr>
              <w:spacing w:line="252" w:lineRule="auto"/>
            </w:pPr>
            <w:r>
              <w:rPr>
                <w:b/>
                <w:bCs/>
                <w:color w:val="6B5417"/>
                <w:sz w:val="19"/>
                <w:szCs w:val="19"/>
              </w:rPr>
              <w:t>Evidencia requerida</w:t>
            </w:r>
          </w:p>
        </w:tc>
      </w:tr>
      <w:tr w:rsidR="003649A6" w14:paraId="798300D0"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8E04CDB" w14:textId="77777777" w:rsidR="003649A6" w:rsidRDefault="00503B60">
            <w:pPr>
              <w:spacing w:line="252" w:lineRule="auto"/>
            </w:pPr>
            <w:r>
              <w:rPr>
                <w:sz w:val="19"/>
                <w:szCs w:val="19"/>
              </w:rPr>
              <w:t>Propiedad directa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FF15CD4" w14:textId="77777777" w:rsidR="003649A6" w:rsidRDefault="00503B60">
            <w:pPr>
              <w:spacing w:line="252" w:lineRule="auto"/>
            </w:pPr>
            <w:r>
              <w:rPr>
                <w:sz w:val="19"/>
                <w:szCs w:val="19"/>
              </w:rPr>
              <w:t>Título inscrito, certificación de gravámenes, valuación o reporte técnico según clase, pólizas, constancia de litigios</w:t>
            </w:r>
          </w:p>
        </w:tc>
      </w:tr>
      <w:tr w:rsidR="003649A6" w14:paraId="12C68EB6"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1C31690" w14:textId="77777777" w:rsidR="003649A6" w:rsidRDefault="00503B60">
            <w:pPr>
              <w:spacing w:line="252" w:lineRule="auto"/>
            </w:pPr>
            <w:r>
              <w:rPr>
                <w:sz w:val="19"/>
                <w:szCs w:val="19"/>
              </w:rPr>
              <w:t>Participación en entidad</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445547A" w14:textId="77777777" w:rsidR="003649A6" w:rsidRDefault="00503B60">
            <w:pPr>
              <w:spacing w:line="252" w:lineRule="auto"/>
            </w:pPr>
            <w:r>
              <w:rPr>
                <w:sz w:val="19"/>
                <w:szCs w:val="19"/>
              </w:rPr>
              <w:t>Escritura constitutiva y reformas, registro de accionistas, certificación de la participación, estados financieros de la participada, pacto de socios, restricciones de transferencia, más la evidencia anterior aplicada al activo que esa entidad posee</w:t>
            </w:r>
          </w:p>
        </w:tc>
      </w:tr>
    </w:tbl>
    <w:p w14:paraId="665D8D0B" w14:textId="77777777" w:rsidR="003649A6" w:rsidRDefault="003649A6">
      <w:pPr>
        <w:spacing w:after="200"/>
      </w:pPr>
    </w:p>
    <w:p w14:paraId="2DF8D04A" w14:textId="77777777" w:rsidR="003649A6" w:rsidRDefault="00503B60">
      <w:pPr>
        <w:spacing w:after="160" w:line="276" w:lineRule="auto"/>
        <w:jc w:val="both"/>
      </w:pPr>
      <w:r>
        <w:t>Tener una participación en una sociedad que posee un activo no equivale a tener una fracción del activo. Es un derecho económico sobre una entidad, sujeto a la decisión de los demás socios, sin acceso directo al bien y sin posibilidad de enajenarlo por separado. El expediente exige declarar si la participación otorga control, y la valuación aplica descuentos por falta de control y por falta de liquidez cuando no lo otorga.</w:t>
      </w:r>
    </w:p>
    <w:p w14:paraId="3D5B72EF" w14:textId="77777777" w:rsidR="003649A6" w:rsidRDefault="00503B60">
      <w:pPr>
        <w:spacing w:after="160" w:line="276" w:lineRule="auto"/>
        <w:jc w:val="both"/>
      </w:pPr>
      <w:r>
        <w:rPr>
          <w:b/>
          <w:bCs/>
        </w:rPr>
        <w:t>Estado de titularidad.</w:t>
      </w:r>
      <w:r>
        <w:t xml:space="preserve"> Cada activo recibe un estado que determina qué proporción de su valor entra en la base.</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40"/>
        <w:gridCol w:w="3640"/>
      </w:tblGrid>
      <w:tr w:rsidR="003649A6" w14:paraId="10DAE8C9" w14:textId="77777777">
        <w:tblPrEx>
          <w:tblCellMar>
            <w:top w:w="0" w:type="dxa"/>
            <w:bottom w:w="0" w:type="dxa"/>
          </w:tblCellMar>
        </w:tblPrEx>
        <w:trPr>
          <w:tblHeader/>
        </w:trPr>
        <w:tc>
          <w:tcPr>
            <w:tcW w:w="28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785522AC" w14:textId="77777777" w:rsidR="003649A6" w:rsidRDefault="00503B60">
            <w:pPr>
              <w:spacing w:line="252" w:lineRule="auto"/>
            </w:pPr>
            <w:r>
              <w:rPr>
                <w:b/>
                <w:bCs/>
                <w:color w:val="6B5417"/>
                <w:sz w:val="19"/>
                <w:szCs w:val="19"/>
              </w:rPr>
              <w:t>Estado</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7520173E" w14:textId="77777777" w:rsidR="003649A6" w:rsidRDefault="00503B60">
            <w:pPr>
              <w:spacing w:line="252" w:lineRule="auto"/>
            </w:pPr>
            <w:r>
              <w:rPr>
                <w:b/>
                <w:bCs/>
                <w:color w:val="6B5417"/>
                <w:sz w:val="19"/>
                <w:szCs w:val="19"/>
              </w:rPr>
              <w:t>Definición</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B28A1FA" w14:textId="77777777" w:rsidR="003649A6" w:rsidRDefault="00503B60">
            <w:pPr>
              <w:spacing w:line="252" w:lineRule="auto"/>
            </w:pPr>
            <w:r>
              <w:rPr>
                <w:b/>
                <w:bCs/>
                <w:color w:val="6B5417"/>
                <w:sz w:val="19"/>
                <w:szCs w:val="19"/>
              </w:rPr>
              <w:t>Factor</w:t>
            </w:r>
          </w:p>
        </w:tc>
      </w:tr>
      <w:tr w:rsidR="003649A6" w14:paraId="30121073"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9212F53" w14:textId="77777777" w:rsidR="003649A6" w:rsidRDefault="00503B60">
            <w:pPr>
              <w:spacing w:line="252" w:lineRule="auto"/>
            </w:pPr>
            <w:r>
              <w:rPr>
                <w:sz w:val="19"/>
                <w:szCs w:val="19"/>
              </w:rPr>
              <w:t>Perfeccionada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92167DB" w14:textId="77777777" w:rsidR="003649A6" w:rsidRDefault="00503B60">
            <w:pPr>
              <w:spacing w:line="252" w:lineRule="auto"/>
            </w:pPr>
            <w:r>
              <w:rPr>
                <w:sz w:val="19"/>
                <w:szCs w:val="19"/>
              </w:rPr>
              <w:t>Título inscrito y vigente, sin gravámenes que afecten la transferencia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19A1B32" w14:textId="77777777" w:rsidR="003649A6" w:rsidRDefault="00503B60">
            <w:pPr>
              <w:spacing w:line="252" w:lineRule="auto"/>
            </w:pPr>
            <w:r>
              <w:rPr>
                <w:sz w:val="19"/>
                <w:szCs w:val="19"/>
              </w:rPr>
              <w:t>Pleno</w:t>
            </w:r>
          </w:p>
        </w:tc>
      </w:tr>
      <w:tr w:rsidR="003649A6" w14:paraId="5A5A5385"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00DE9F6" w14:textId="77777777" w:rsidR="003649A6" w:rsidRDefault="00503B60">
            <w:pPr>
              <w:spacing w:line="252" w:lineRule="auto"/>
            </w:pPr>
            <w:r>
              <w:rPr>
                <w:sz w:val="19"/>
                <w:szCs w:val="19"/>
              </w:rPr>
              <w:t>Perfeccionada con gravamen</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0D56891" w14:textId="77777777" w:rsidR="003649A6" w:rsidRDefault="00503B60">
            <w:pPr>
              <w:spacing w:line="252" w:lineRule="auto"/>
            </w:pPr>
            <w:r>
              <w:rPr>
                <w:sz w:val="19"/>
                <w:szCs w:val="19"/>
              </w:rPr>
              <w:t>Título inscrito, con carga o restricción declarada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6197996" w14:textId="77777777" w:rsidR="003649A6" w:rsidRDefault="00503B60">
            <w:pPr>
              <w:spacing w:line="252" w:lineRule="auto"/>
            </w:pPr>
            <w:r>
              <w:rPr>
                <w:sz w:val="19"/>
                <w:szCs w:val="19"/>
              </w:rPr>
              <w:t>Reducido por el monto del gravamen</w:t>
            </w:r>
          </w:p>
        </w:tc>
      </w:tr>
      <w:tr w:rsidR="003649A6" w14:paraId="0A1DCA48"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64301F6" w14:textId="77777777" w:rsidR="003649A6" w:rsidRDefault="00503B60">
            <w:pPr>
              <w:spacing w:line="252" w:lineRule="auto"/>
            </w:pPr>
            <w:r>
              <w:rPr>
                <w:sz w:val="19"/>
                <w:szCs w:val="19"/>
              </w:rPr>
              <w:t>En trámite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3AF22BE" w14:textId="77777777" w:rsidR="003649A6" w:rsidRDefault="00503B60">
            <w:pPr>
              <w:spacing w:line="252" w:lineRule="auto"/>
            </w:pPr>
            <w:r>
              <w:rPr>
                <w:sz w:val="19"/>
                <w:szCs w:val="19"/>
              </w:rPr>
              <w:t>Solicitud presentada, con expediente, autoridad y fecha estimada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0D4ADD6" w14:textId="77777777" w:rsidR="003649A6" w:rsidRDefault="00503B60">
            <w:pPr>
              <w:spacing w:line="252" w:lineRule="auto"/>
            </w:pPr>
            <w:r>
              <w:rPr>
                <w:sz w:val="19"/>
                <w:szCs w:val="19"/>
              </w:rPr>
              <w:t>Parcial, con vencimiento</w:t>
            </w:r>
          </w:p>
        </w:tc>
      </w:tr>
      <w:tr w:rsidR="003649A6" w14:paraId="2999AF63"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3E5CFF9" w14:textId="77777777" w:rsidR="003649A6" w:rsidRDefault="00503B60">
            <w:pPr>
              <w:spacing w:line="252" w:lineRule="auto"/>
            </w:pPr>
            <w:r>
              <w:rPr>
                <w:sz w:val="19"/>
                <w:szCs w:val="19"/>
              </w:rPr>
              <w:t>Contingente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268568E" w14:textId="77777777" w:rsidR="003649A6" w:rsidRDefault="00503B60">
            <w:pPr>
              <w:spacing w:line="252" w:lineRule="auto"/>
            </w:pPr>
            <w:r>
              <w:rPr>
                <w:sz w:val="19"/>
                <w:szCs w:val="19"/>
              </w:rPr>
              <w:t>El derecho depende de una condición no cumplida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7CD49EC" w14:textId="77777777" w:rsidR="003649A6" w:rsidRDefault="00503B60">
            <w:pPr>
              <w:spacing w:line="252" w:lineRule="auto"/>
            </w:pPr>
            <w:r>
              <w:rPr>
                <w:sz w:val="19"/>
                <w:szCs w:val="19"/>
              </w:rPr>
              <w:t>Mínimo o nulo</w:t>
            </w:r>
          </w:p>
        </w:tc>
      </w:tr>
      <w:tr w:rsidR="003649A6" w14:paraId="070256C5"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7EA3BD7" w14:textId="77777777" w:rsidR="003649A6" w:rsidRDefault="00503B60">
            <w:pPr>
              <w:spacing w:line="252" w:lineRule="auto"/>
            </w:pPr>
            <w:r>
              <w:rPr>
                <w:sz w:val="19"/>
                <w:szCs w:val="19"/>
              </w:rPr>
              <w:t>No perfeccionada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0065689" w14:textId="77777777" w:rsidR="003649A6" w:rsidRDefault="00503B60">
            <w:pPr>
              <w:spacing w:line="252" w:lineRule="auto"/>
            </w:pPr>
            <w:r>
              <w:rPr>
                <w:sz w:val="19"/>
                <w:szCs w:val="19"/>
              </w:rPr>
              <w:t>Posesión o acuerdo sin título inscribible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E329EC9" w14:textId="77777777" w:rsidR="003649A6" w:rsidRDefault="00503B60">
            <w:pPr>
              <w:spacing w:line="252" w:lineRule="auto"/>
            </w:pPr>
            <w:r>
              <w:rPr>
                <w:sz w:val="19"/>
                <w:szCs w:val="19"/>
              </w:rPr>
              <w:t>Nulo</w:t>
            </w:r>
          </w:p>
        </w:tc>
      </w:tr>
    </w:tbl>
    <w:p w14:paraId="7FC77D8F" w14:textId="77777777" w:rsidR="003649A6" w:rsidRDefault="003649A6">
      <w:pPr>
        <w:spacing w:after="200"/>
      </w:pPr>
    </w:p>
    <w:p w14:paraId="2328C76B" w14:textId="77777777" w:rsidR="003649A6" w:rsidRDefault="00503B60">
      <w:pPr>
        <w:spacing w:after="160" w:line="276" w:lineRule="auto"/>
        <w:jc w:val="both"/>
      </w:pPr>
      <w:r>
        <w:t>Los activos en trámite llevan fecha de vencimiento de su atestación, y el factor se degrada automáticamente si la fecha transcurre sin resolución. Los activos en trámite y contingentes tienen límite de concentración sobre el total de la canasta, porque una canasta sostenida mayoritariamente por derechos no perfeccionados es una expectativa y no una cartera. La perfección posterior de un título constituye evento material y dispara revaluación, lo cual eleva el precio por token sin diluir a ningún tenedor.</w:t>
      </w:r>
    </w:p>
    <w:p w14:paraId="6E772012" w14:textId="77777777" w:rsidR="003649A6" w:rsidRDefault="00503B60">
      <w:pPr>
        <w:spacing w:after="160" w:line="276" w:lineRule="auto"/>
        <w:jc w:val="both"/>
      </w:pPr>
      <w:r>
        <w:t>Esta clasificación es particularmente relevante en América Latina, donde los registros de propiedad presentan problemas conocidos de tenencia no inscrita, discrepancias entre catastro y registro, y trámites de concesión prolongados. Que el expediente clasifique y castigue esos estados en la valuación, en lugar de rechazarlos, es lo que permite trabajar con activos reales de la región sin inflar canastas.</w:t>
      </w:r>
    </w:p>
    <w:p w14:paraId="6B164853" w14:textId="77777777" w:rsidR="003649A6" w:rsidRDefault="00503B60">
      <w:pPr>
        <w:spacing w:after="160" w:line="276" w:lineRule="auto"/>
        <w:jc w:val="both"/>
      </w:pPr>
      <w:r>
        <w:rPr>
          <w:b/>
          <w:bCs/>
        </w:rPr>
        <w:t>Evidencia por familia de activo.</w:t>
      </w:r>
      <w:r>
        <w:t xml:space="preserve"> Toda clase de activo debe responder cuatro preguntas: qué prueba que existe y dónde está, qué prueba que el solicitante es su titular, qué prueba que puede transferirlo o gravarlo, y qué prueba cuánto vale.</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095"/>
        <w:gridCol w:w="2095"/>
        <w:gridCol w:w="2095"/>
        <w:gridCol w:w="2095"/>
      </w:tblGrid>
      <w:tr w:rsidR="003649A6" w14:paraId="5B4DFEB3" w14:textId="77777777">
        <w:tblPrEx>
          <w:tblCellMar>
            <w:top w:w="0" w:type="dxa"/>
            <w:bottom w:w="0" w:type="dxa"/>
          </w:tblCellMar>
        </w:tblPrEx>
        <w:trPr>
          <w:tblHeader/>
        </w:trPr>
        <w:tc>
          <w:tcPr>
            <w:tcW w:w="17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50E186AC" w14:textId="77777777" w:rsidR="003649A6" w:rsidRDefault="00503B60">
            <w:pPr>
              <w:spacing w:line="252" w:lineRule="auto"/>
            </w:pPr>
            <w:r>
              <w:rPr>
                <w:b/>
                <w:bCs/>
                <w:color w:val="6B5417"/>
                <w:sz w:val="19"/>
                <w:szCs w:val="19"/>
              </w:rPr>
              <w:t>Familia</w:t>
            </w:r>
          </w:p>
        </w:tc>
        <w:tc>
          <w:tcPr>
            <w:tcW w:w="2095"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76F84B53" w14:textId="77777777" w:rsidR="003649A6" w:rsidRDefault="00503B60">
            <w:pPr>
              <w:spacing w:line="252" w:lineRule="auto"/>
            </w:pPr>
            <w:r>
              <w:rPr>
                <w:b/>
                <w:bCs/>
                <w:color w:val="6B5417"/>
                <w:sz w:val="19"/>
                <w:szCs w:val="19"/>
              </w:rPr>
              <w:t>Existencia</w:t>
            </w:r>
          </w:p>
        </w:tc>
        <w:tc>
          <w:tcPr>
            <w:tcW w:w="2095"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2E6E9D00" w14:textId="77777777" w:rsidR="003649A6" w:rsidRDefault="00503B60">
            <w:pPr>
              <w:spacing w:line="252" w:lineRule="auto"/>
            </w:pPr>
            <w:r>
              <w:rPr>
                <w:b/>
                <w:bCs/>
                <w:color w:val="6B5417"/>
                <w:sz w:val="19"/>
                <w:szCs w:val="19"/>
              </w:rPr>
              <w:t>Titularidad</w:t>
            </w:r>
          </w:p>
        </w:tc>
        <w:tc>
          <w:tcPr>
            <w:tcW w:w="2095"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489C76A" w14:textId="77777777" w:rsidR="003649A6" w:rsidRDefault="00503B60">
            <w:pPr>
              <w:spacing w:line="252" w:lineRule="auto"/>
            </w:pPr>
            <w:r>
              <w:rPr>
                <w:b/>
                <w:bCs/>
                <w:color w:val="6B5417"/>
                <w:sz w:val="19"/>
                <w:szCs w:val="19"/>
              </w:rPr>
              <w:t>Transferibilidad</w:t>
            </w:r>
          </w:p>
        </w:tc>
        <w:tc>
          <w:tcPr>
            <w:tcW w:w="2095"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14B4131D" w14:textId="77777777" w:rsidR="003649A6" w:rsidRDefault="00503B60">
            <w:pPr>
              <w:spacing w:line="252" w:lineRule="auto"/>
            </w:pPr>
            <w:r>
              <w:rPr>
                <w:b/>
                <w:bCs/>
                <w:color w:val="6B5417"/>
                <w:sz w:val="19"/>
                <w:szCs w:val="19"/>
              </w:rPr>
              <w:t>Valor</w:t>
            </w:r>
          </w:p>
        </w:tc>
      </w:tr>
      <w:tr w:rsidR="003649A6" w14:paraId="11192B82"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A30F796" w14:textId="77777777" w:rsidR="003649A6" w:rsidRDefault="00503B60">
            <w:pPr>
              <w:spacing w:line="252" w:lineRule="auto"/>
            </w:pPr>
            <w:r>
              <w:rPr>
                <w:sz w:val="19"/>
                <w:szCs w:val="19"/>
              </w:rPr>
              <w:t>Inmobiliario</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397182D" w14:textId="77777777" w:rsidR="003649A6" w:rsidRDefault="00503B60">
            <w:pPr>
              <w:spacing w:line="252" w:lineRule="auto"/>
            </w:pPr>
            <w:r>
              <w:rPr>
                <w:sz w:val="19"/>
                <w:szCs w:val="19"/>
              </w:rPr>
              <w:t>Levantamiento, catastro, inspección</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687324A" w14:textId="77777777" w:rsidR="003649A6" w:rsidRDefault="00503B60">
            <w:pPr>
              <w:spacing w:line="252" w:lineRule="auto"/>
            </w:pPr>
            <w:r>
              <w:rPr>
                <w:sz w:val="19"/>
                <w:szCs w:val="19"/>
              </w:rPr>
              <w:t>Escritura inscrita</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BA126B6" w14:textId="77777777" w:rsidR="003649A6" w:rsidRDefault="00503B60">
            <w:pPr>
              <w:spacing w:line="252" w:lineRule="auto"/>
            </w:pPr>
            <w:r>
              <w:rPr>
                <w:sz w:val="19"/>
                <w:szCs w:val="19"/>
              </w:rPr>
              <w:t>Certificación de gravámenes, restricciones urbanísticas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056E843" w14:textId="77777777" w:rsidR="003649A6" w:rsidRDefault="00503B60">
            <w:pPr>
              <w:spacing w:line="252" w:lineRule="auto"/>
            </w:pPr>
            <w:r>
              <w:rPr>
                <w:sz w:val="19"/>
                <w:szCs w:val="19"/>
              </w:rPr>
              <w:t>Avalúo por perito acreditado</w:t>
            </w:r>
          </w:p>
        </w:tc>
      </w:tr>
      <w:tr w:rsidR="003649A6" w14:paraId="1358F75A"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DA6D38D" w14:textId="77777777" w:rsidR="003649A6" w:rsidRDefault="00503B60">
            <w:pPr>
              <w:spacing w:line="252" w:lineRule="auto"/>
            </w:pPr>
            <w:r>
              <w:rPr>
                <w:sz w:val="19"/>
                <w:szCs w:val="19"/>
              </w:rPr>
              <w:t>Recursos naturales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40E79F9" w14:textId="77777777" w:rsidR="003649A6" w:rsidRDefault="00503B60">
            <w:pPr>
              <w:spacing w:line="252" w:lineRule="auto"/>
            </w:pPr>
            <w:r>
              <w:rPr>
                <w:sz w:val="19"/>
                <w:szCs w:val="19"/>
              </w:rPr>
              <w:t>Reporte técnico, permisos de operación</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A6A36AC" w14:textId="77777777" w:rsidR="003649A6" w:rsidRDefault="00503B60">
            <w:pPr>
              <w:spacing w:line="252" w:lineRule="auto"/>
            </w:pPr>
            <w:r>
              <w:rPr>
                <w:sz w:val="19"/>
                <w:szCs w:val="19"/>
              </w:rPr>
              <w:t>Concesión o derecho vigente</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7C04FEE" w14:textId="77777777" w:rsidR="003649A6" w:rsidRDefault="00503B60">
            <w:pPr>
              <w:spacing w:line="252" w:lineRule="auto"/>
            </w:pPr>
            <w:r>
              <w:rPr>
                <w:sz w:val="19"/>
                <w:szCs w:val="19"/>
              </w:rPr>
              <w:t>Restricciones de cesión, derechos superficiarios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7C7496E" w14:textId="77777777" w:rsidR="003649A6" w:rsidRDefault="00503B60">
            <w:pPr>
              <w:spacing w:line="252" w:lineRule="auto"/>
            </w:pPr>
            <w:r>
              <w:rPr>
                <w:sz w:val="19"/>
                <w:szCs w:val="19"/>
              </w:rPr>
              <w:t>Valuación por estándar de la industria</w:t>
            </w:r>
          </w:p>
        </w:tc>
      </w:tr>
      <w:tr w:rsidR="003649A6" w14:paraId="65F33AE0"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715EADF" w14:textId="77777777" w:rsidR="003649A6" w:rsidRDefault="00503B60">
            <w:pPr>
              <w:spacing w:line="252" w:lineRule="auto"/>
            </w:pPr>
            <w:r>
              <w:rPr>
                <w:sz w:val="19"/>
                <w:szCs w:val="19"/>
              </w:rPr>
              <w:t>Intangibles y tecnología</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EE0492C" w14:textId="77777777" w:rsidR="003649A6" w:rsidRDefault="00503B60">
            <w:pPr>
              <w:spacing w:line="252" w:lineRule="auto"/>
            </w:pPr>
            <w:r>
              <w:rPr>
                <w:sz w:val="19"/>
                <w:szCs w:val="19"/>
              </w:rPr>
              <w:t>Repositorio identificado, registro de marca o patente</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D6406DB" w14:textId="77777777" w:rsidR="003649A6" w:rsidRDefault="00503B60">
            <w:pPr>
              <w:spacing w:line="252" w:lineRule="auto"/>
            </w:pPr>
            <w:r>
              <w:rPr>
                <w:sz w:val="19"/>
                <w:szCs w:val="19"/>
              </w:rPr>
              <w:t>Cesión de derechos de autores y contratistas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167F2BA" w14:textId="77777777" w:rsidR="003649A6" w:rsidRDefault="00503B60">
            <w:pPr>
              <w:spacing w:line="252" w:lineRule="auto"/>
            </w:pPr>
            <w:r>
              <w:rPr>
                <w:sz w:val="19"/>
                <w:szCs w:val="19"/>
              </w:rPr>
              <w:t>Licencias de terceros, exclusividad, territorio</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BD78418" w14:textId="77777777" w:rsidR="003649A6" w:rsidRDefault="00503B60">
            <w:pPr>
              <w:spacing w:line="252" w:lineRule="auto"/>
            </w:pPr>
            <w:r>
              <w:rPr>
                <w:sz w:val="19"/>
                <w:szCs w:val="19"/>
              </w:rPr>
              <w:t>Flujo o comparables, con vida útil declarada</w:t>
            </w:r>
          </w:p>
        </w:tc>
      </w:tr>
      <w:tr w:rsidR="003649A6" w14:paraId="40972BFC"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F268485" w14:textId="77777777" w:rsidR="003649A6" w:rsidRDefault="00503B60">
            <w:pPr>
              <w:spacing w:line="252" w:lineRule="auto"/>
            </w:pPr>
            <w:r>
              <w:rPr>
                <w:sz w:val="19"/>
                <w:szCs w:val="19"/>
              </w:rPr>
              <w:t>Participaciones societarias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3B6BC15" w14:textId="77777777" w:rsidR="003649A6" w:rsidRDefault="00503B60">
            <w:pPr>
              <w:spacing w:line="252" w:lineRule="auto"/>
            </w:pPr>
            <w:r>
              <w:rPr>
                <w:sz w:val="19"/>
                <w:szCs w:val="19"/>
              </w:rPr>
              <w:t>Existencia de la participada</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45A3C55" w14:textId="77777777" w:rsidR="003649A6" w:rsidRDefault="00503B60">
            <w:pPr>
              <w:spacing w:line="252" w:lineRule="auto"/>
            </w:pPr>
            <w:r>
              <w:rPr>
                <w:sz w:val="19"/>
                <w:szCs w:val="19"/>
              </w:rPr>
              <w:t>Registro de accionistas, certificación</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4C96664" w14:textId="77777777" w:rsidR="003649A6" w:rsidRDefault="00503B60">
            <w:pPr>
              <w:spacing w:line="252" w:lineRule="auto"/>
            </w:pPr>
            <w:r>
              <w:rPr>
                <w:sz w:val="19"/>
                <w:szCs w:val="19"/>
              </w:rPr>
              <w:t>Pacto de socios, derechos de preferencia</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D69D82D" w14:textId="77777777" w:rsidR="003649A6" w:rsidRDefault="00503B60">
            <w:pPr>
              <w:spacing w:line="252" w:lineRule="auto"/>
            </w:pPr>
            <w:r>
              <w:rPr>
                <w:sz w:val="19"/>
                <w:szCs w:val="19"/>
              </w:rPr>
              <w:t>Valuación de la entidad por participación efectiva</w:t>
            </w:r>
          </w:p>
        </w:tc>
      </w:tr>
      <w:tr w:rsidR="003649A6" w14:paraId="7E30F28A"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27F4322" w14:textId="77777777" w:rsidR="003649A6" w:rsidRDefault="00503B60">
            <w:pPr>
              <w:spacing w:line="252" w:lineRule="auto"/>
            </w:pPr>
            <w:r>
              <w:rPr>
                <w:sz w:val="19"/>
                <w:szCs w:val="19"/>
              </w:rPr>
              <w:t>Contratos y flujos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73F27FF" w14:textId="77777777" w:rsidR="003649A6" w:rsidRDefault="00503B60">
            <w:pPr>
              <w:spacing w:line="252" w:lineRule="auto"/>
            </w:pPr>
            <w:r>
              <w:rPr>
                <w:sz w:val="19"/>
                <w:szCs w:val="19"/>
              </w:rPr>
              <w:t>Contrato vigente y ejecutable</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CEE47C3" w14:textId="77777777" w:rsidR="003649A6" w:rsidRDefault="00503B60">
            <w:pPr>
              <w:spacing w:line="252" w:lineRule="auto"/>
            </w:pPr>
            <w:r>
              <w:rPr>
                <w:sz w:val="19"/>
                <w:szCs w:val="19"/>
              </w:rPr>
              <w:t>Titularidad del derecho de cobro</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C440AC9" w14:textId="77777777" w:rsidR="003649A6" w:rsidRDefault="00503B60">
            <w:pPr>
              <w:spacing w:line="252" w:lineRule="auto"/>
            </w:pPr>
            <w:r>
              <w:rPr>
                <w:sz w:val="19"/>
                <w:szCs w:val="19"/>
              </w:rPr>
              <w:t>Cláusulas de cesión, consentimiento del deudor</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95EA01B" w14:textId="77777777" w:rsidR="003649A6" w:rsidRDefault="00503B60">
            <w:pPr>
              <w:spacing w:line="252" w:lineRule="auto"/>
            </w:pPr>
            <w:r>
              <w:rPr>
                <w:sz w:val="19"/>
                <w:szCs w:val="19"/>
              </w:rPr>
              <w:t>Valor presente con riesgo de contraparte</w:t>
            </w:r>
          </w:p>
        </w:tc>
      </w:tr>
      <w:tr w:rsidR="003649A6" w14:paraId="7766E570"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6D583F5" w14:textId="77777777" w:rsidR="003649A6" w:rsidRDefault="00503B60">
            <w:pPr>
              <w:spacing w:line="252" w:lineRule="auto"/>
            </w:pPr>
            <w:r>
              <w:rPr>
                <w:sz w:val="19"/>
                <w:szCs w:val="19"/>
              </w:rPr>
              <w:t>Deuda y cartera crediticia</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834102B" w14:textId="77777777" w:rsidR="003649A6" w:rsidRDefault="00503B60">
            <w:pPr>
              <w:spacing w:line="252" w:lineRule="auto"/>
            </w:pPr>
            <w:r>
              <w:rPr>
                <w:sz w:val="19"/>
                <w:szCs w:val="19"/>
              </w:rPr>
              <w:t>Contratos, estado de cuenta, mora</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05D0402" w14:textId="77777777" w:rsidR="003649A6" w:rsidRDefault="00503B60">
            <w:pPr>
              <w:spacing w:line="252" w:lineRule="auto"/>
            </w:pPr>
            <w:r>
              <w:rPr>
                <w:sz w:val="19"/>
                <w:szCs w:val="19"/>
              </w:rPr>
              <w:t>Titularidad del crédito, endosos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B6F9805" w14:textId="77777777" w:rsidR="003649A6" w:rsidRDefault="00503B60">
            <w:pPr>
              <w:spacing w:line="252" w:lineRule="auto"/>
            </w:pPr>
            <w:r>
              <w:rPr>
                <w:sz w:val="19"/>
                <w:szCs w:val="19"/>
              </w:rPr>
              <w:t>Cláusulas de cesión, consentimiento del deudor</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327C2BF" w14:textId="77777777" w:rsidR="003649A6" w:rsidRDefault="00503B60">
            <w:pPr>
              <w:spacing w:line="252" w:lineRule="auto"/>
            </w:pPr>
            <w:r>
              <w:rPr>
                <w:sz w:val="19"/>
                <w:szCs w:val="19"/>
              </w:rPr>
              <w:t>Recuperación esperada con provisión</w:t>
            </w:r>
          </w:p>
        </w:tc>
      </w:tr>
      <w:tr w:rsidR="003649A6" w14:paraId="18BAAC5D"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17CE18A" w14:textId="77777777" w:rsidR="003649A6" w:rsidRDefault="00503B60">
            <w:pPr>
              <w:spacing w:line="252" w:lineRule="auto"/>
            </w:pPr>
            <w:r>
              <w:rPr>
                <w:sz w:val="19"/>
                <w:szCs w:val="19"/>
              </w:rPr>
              <w:t>Equipo y activos móviles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EE53B87" w14:textId="77777777" w:rsidR="003649A6" w:rsidRDefault="00503B60">
            <w:pPr>
              <w:spacing w:line="252" w:lineRule="auto"/>
            </w:pPr>
            <w:r>
              <w:rPr>
                <w:sz w:val="19"/>
                <w:szCs w:val="19"/>
              </w:rPr>
              <w:t>Inventario, inspección</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B29A66C" w14:textId="77777777" w:rsidR="003649A6" w:rsidRDefault="00503B60">
            <w:pPr>
              <w:spacing w:line="252" w:lineRule="auto"/>
            </w:pPr>
            <w:r>
              <w:rPr>
                <w:sz w:val="19"/>
                <w:szCs w:val="19"/>
              </w:rPr>
              <w:t>Factura, registro cuando aplique</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7E26B28" w14:textId="77777777" w:rsidR="003649A6" w:rsidRDefault="00503B60">
            <w:pPr>
              <w:spacing w:line="252" w:lineRule="auto"/>
            </w:pPr>
            <w:r>
              <w:rPr>
                <w:sz w:val="19"/>
                <w:szCs w:val="19"/>
              </w:rPr>
              <w:t>Prendas, arrendamientos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435A2FE" w14:textId="77777777" w:rsidR="003649A6" w:rsidRDefault="00503B60">
            <w:pPr>
              <w:spacing w:line="252" w:lineRule="auto"/>
            </w:pPr>
            <w:r>
              <w:rPr>
                <w:sz w:val="19"/>
                <w:szCs w:val="19"/>
              </w:rPr>
              <w:t>Avalúo con depreciación</w:t>
            </w:r>
          </w:p>
        </w:tc>
      </w:tr>
      <w:tr w:rsidR="003649A6" w14:paraId="5A0D3801"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C732734" w14:textId="77777777" w:rsidR="003649A6" w:rsidRDefault="00503B60">
            <w:pPr>
              <w:spacing w:line="252" w:lineRule="auto"/>
            </w:pPr>
            <w:r>
              <w:rPr>
                <w:sz w:val="19"/>
                <w:szCs w:val="19"/>
              </w:rPr>
              <w:t>Inventarios y commodities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8B3D14D" w14:textId="77777777" w:rsidR="003649A6" w:rsidRDefault="00503B60">
            <w:pPr>
              <w:spacing w:line="252" w:lineRule="auto"/>
            </w:pPr>
            <w:r>
              <w:rPr>
                <w:sz w:val="19"/>
                <w:szCs w:val="19"/>
              </w:rPr>
              <w:t>Certificación de existencias, custodia</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57167E4" w14:textId="77777777" w:rsidR="003649A6" w:rsidRDefault="00503B60">
            <w:pPr>
              <w:spacing w:line="252" w:lineRule="auto"/>
            </w:pPr>
            <w:r>
              <w:rPr>
                <w:sz w:val="19"/>
                <w:szCs w:val="19"/>
              </w:rPr>
              <w:t>Título sobre la mercancía</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AAB657B" w14:textId="77777777" w:rsidR="003649A6" w:rsidRDefault="00503B60">
            <w:pPr>
              <w:spacing w:line="252" w:lineRule="auto"/>
            </w:pPr>
            <w:r>
              <w:rPr>
                <w:sz w:val="19"/>
                <w:szCs w:val="19"/>
              </w:rPr>
              <w:t>Gravámenes, ventas anticipadas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C60D661" w14:textId="77777777" w:rsidR="003649A6" w:rsidRDefault="00503B60">
            <w:pPr>
              <w:spacing w:line="252" w:lineRule="auto"/>
            </w:pPr>
            <w:r>
              <w:rPr>
                <w:sz w:val="19"/>
                <w:szCs w:val="19"/>
              </w:rPr>
              <w:t>Precio de mercado con descuento</w:t>
            </w:r>
          </w:p>
        </w:tc>
      </w:tr>
      <w:tr w:rsidR="003649A6" w14:paraId="2893755F"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82A6670" w14:textId="77777777" w:rsidR="003649A6" w:rsidRDefault="00503B60">
            <w:pPr>
              <w:spacing w:line="252" w:lineRule="auto"/>
            </w:pPr>
            <w:r>
              <w:rPr>
                <w:sz w:val="19"/>
                <w:szCs w:val="19"/>
              </w:rPr>
              <w:t>Regalías y derechos de explotación</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DA8BBFE" w14:textId="77777777" w:rsidR="003649A6" w:rsidRDefault="00503B60">
            <w:pPr>
              <w:spacing w:line="252" w:lineRule="auto"/>
            </w:pPr>
            <w:r>
              <w:rPr>
                <w:sz w:val="19"/>
                <w:szCs w:val="19"/>
              </w:rPr>
              <w:t>Contrato, historial de liquidaciones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D40C8ED" w14:textId="77777777" w:rsidR="003649A6" w:rsidRDefault="00503B60">
            <w:pPr>
              <w:spacing w:line="252" w:lineRule="auto"/>
            </w:pPr>
            <w:r>
              <w:rPr>
                <w:sz w:val="19"/>
                <w:szCs w:val="19"/>
              </w:rPr>
              <w:t>Titularidad del derecho subyacente</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9691B24" w14:textId="77777777" w:rsidR="003649A6" w:rsidRDefault="00503B60">
            <w:pPr>
              <w:spacing w:line="252" w:lineRule="auto"/>
            </w:pPr>
            <w:r>
              <w:rPr>
                <w:sz w:val="19"/>
                <w:szCs w:val="19"/>
              </w:rPr>
              <w:t>Exclusividad, territorio, plazo</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0431544" w14:textId="77777777" w:rsidR="003649A6" w:rsidRDefault="00503B60">
            <w:pPr>
              <w:spacing w:line="252" w:lineRule="auto"/>
            </w:pPr>
            <w:r>
              <w:rPr>
                <w:sz w:val="19"/>
                <w:szCs w:val="19"/>
              </w:rPr>
              <w:t>Flujo descontado con riesgo de volumen</w:t>
            </w:r>
          </w:p>
        </w:tc>
      </w:tr>
      <w:tr w:rsidR="003649A6" w14:paraId="4C23F9E2"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C0A82AC" w14:textId="77777777" w:rsidR="003649A6" w:rsidRDefault="00503B60">
            <w:pPr>
              <w:spacing w:line="252" w:lineRule="auto"/>
            </w:pPr>
            <w:r>
              <w:rPr>
                <w:sz w:val="19"/>
                <w:szCs w:val="19"/>
              </w:rPr>
              <w:t>Activos biológicos y agrícolas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A43DB72" w14:textId="77777777" w:rsidR="003649A6" w:rsidRDefault="00503B60">
            <w:pPr>
              <w:spacing w:line="252" w:lineRule="auto"/>
            </w:pPr>
            <w:r>
              <w:rPr>
                <w:sz w:val="19"/>
                <w:szCs w:val="19"/>
              </w:rPr>
              <w:t>Conteo, ubicación, sanidad</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84691E3" w14:textId="77777777" w:rsidR="003649A6" w:rsidRDefault="00503B60">
            <w:pPr>
              <w:spacing w:line="252" w:lineRule="auto"/>
            </w:pPr>
            <w:r>
              <w:rPr>
                <w:sz w:val="19"/>
                <w:szCs w:val="19"/>
              </w:rPr>
              <w:t>Título sobre el bien y sobre la tierra</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657737A" w14:textId="77777777" w:rsidR="003649A6" w:rsidRDefault="00503B60">
            <w:pPr>
              <w:spacing w:line="252" w:lineRule="auto"/>
            </w:pPr>
            <w:r>
              <w:rPr>
                <w:sz w:val="19"/>
                <w:szCs w:val="19"/>
              </w:rPr>
              <w:t>Restricciones sanitarias y de exportación</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3F5EA22" w14:textId="77777777" w:rsidR="003649A6" w:rsidRDefault="00503B60">
            <w:pPr>
              <w:spacing w:line="252" w:lineRule="auto"/>
            </w:pPr>
            <w:r>
              <w:rPr>
                <w:sz w:val="19"/>
                <w:szCs w:val="19"/>
              </w:rPr>
              <w:t>Precio de mercado con ciclo y merma</w:t>
            </w:r>
          </w:p>
        </w:tc>
      </w:tr>
      <w:tr w:rsidR="003649A6" w14:paraId="455E9CB7"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B3643A5" w14:textId="77777777" w:rsidR="003649A6" w:rsidRDefault="00503B60">
            <w:pPr>
              <w:spacing w:line="252" w:lineRule="auto"/>
            </w:pPr>
            <w:r>
              <w:rPr>
                <w:sz w:val="19"/>
                <w:szCs w:val="19"/>
              </w:rPr>
              <w:t>Energía y generación</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BCDE40A" w14:textId="77777777" w:rsidR="003649A6" w:rsidRDefault="00503B60">
            <w:pPr>
              <w:spacing w:line="252" w:lineRule="auto"/>
            </w:pPr>
            <w:r>
              <w:rPr>
                <w:sz w:val="19"/>
                <w:szCs w:val="19"/>
              </w:rPr>
              <w:t>Capacidad instalada, interconexión, permisos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4B217F7" w14:textId="77777777" w:rsidR="003649A6" w:rsidRDefault="00503B60">
            <w:pPr>
              <w:spacing w:line="252" w:lineRule="auto"/>
            </w:pPr>
            <w:r>
              <w:rPr>
                <w:sz w:val="19"/>
                <w:szCs w:val="19"/>
              </w:rPr>
              <w:t>Titularidad de la planta o del contrato</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F4E51BE" w14:textId="77777777" w:rsidR="003649A6" w:rsidRDefault="00503B60">
            <w:pPr>
              <w:spacing w:line="252" w:lineRule="auto"/>
            </w:pPr>
            <w:r>
              <w:rPr>
                <w:sz w:val="19"/>
                <w:szCs w:val="19"/>
              </w:rPr>
              <w:t>Cesión del contrato de compraventa</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AA2DF55" w14:textId="77777777" w:rsidR="003649A6" w:rsidRDefault="00503B60">
            <w:pPr>
              <w:spacing w:line="252" w:lineRule="auto"/>
            </w:pPr>
            <w:r>
              <w:rPr>
                <w:sz w:val="19"/>
                <w:szCs w:val="19"/>
              </w:rPr>
              <w:t>Flujo contratado con riesgo de contraparte</w:t>
            </w:r>
          </w:p>
        </w:tc>
      </w:tr>
      <w:tr w:rsidR="003649A6" w14:paraId="06CE7144"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9AEF457" w14:textId="77777777" w:rsidR="003649A6" w:rsidRDefault="00503B60">
            <w:pPr>
              <w:spacing w:line="252" w:lineRule="auto"/>
            </w:pPr>
            <w:r>
              <w:rPr>
                <w:sz w:val="19"/>
                <w:szCs w:val="19"/>
              </w:rPr>
              <w:t>Concesiones e infraestructura operada</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7E0A1F9" w14:textId="77777777" w:rsidR="003649A6" w:rsidRDefault="00503B60">
            <w:pPr>
              <w:spacing w:line="252" w:lineRule="auto"/>
            </w:pPr>
            <w:r>
              <w:rPr>
                <w:sz w:val="19"/>
                <w:szCs w:val="19"/>
              </w:rPr>
              <w:t>Contrato de concesión, estado de obra</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FB2844D" w14:textId="77777777" w:rsidR="003649A6" w:rsidRDefault="00503B60">
            <w:pPr>
              <w:spacing w:line="252" w:lineRule="auto"/>
            </w:pPr>
            <w:r>
              <w:rPr>
                <w:sz w:val="19"/>
                <w:szCs w:val="19"/>
              </w:rPr>
              <w:t>Adjudicación vigente</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E8A7CAE" w14:textId="77777777" w:rsidR="003649A6" w:rsidRDefault="00503B60">
            <w:pPr>
              <w:spacing w:line="252" w:lineRule="auto"/>
            </w:pPr>
            <w:r>
              <w:rPr>
                <w:sz w:val="19"/>
                <w:szCs w:val="19"/>
              </w:rPr>
              <w:t>Autorización del concedente</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1DDD8AF" w14:textId="77777777" w:rsidR="003649A6" w:rsidRDefault="00503B60">
            <w:pPr>
              <w:spacing w:line="252" w:lineRule="auto"/>
            </w:pPr>
            <w:r>
              <w:rPr>
                <w:sz w:val="19"/>
                <w:szCs w:val="19"/>
              </w:rPr>
              <w:t>Flujo por plazo remanente</w:t>
            </w:r>
          </w:p>
        </w:tc>
      </w:tr>
      <w:tr w:rsidR="003649A6" w14:paraId="30533995"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8DC0051" w14:textId="77777777" w:rsidR="003649A6" w:rsidRDefault="00503B60">
            <w:pPr>
              <w:spacing w:line="252" w:lineRule="auto"/>
            </w:pPr>
            <w:r>
              <w:rPr>
                <w:sz w:val="19"/>
                <w:szCs w:val="19"/>
              </w:rPr>
              <w:t>Valores de terceros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B04E942" w14:textId="77777777" w:rsidR="003649A6" w:rsidRDefault="00503B60">
            <w:pPr>
              <w:spacing w:line="252" w:lineRule="auto"/>
            </w:pPr>
            <w:r>
              <w:rPr>
                <w:sz w:val="19"/>
                <w:szCs w:val="19"/>
              </w:rPr>
              <w:t>Constancia de custodia</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6756DE8" w14:textId="77777777" w:rsidR="003649A6" w:rsidRDefault="00503B60">
            <w:pPr>
              <w:spacing w:line="252" w:lineRule="auto"/>
            </w:pPr>
            <w:r>
              <w:rPr>
                <w:sz w:val="19"/>
                <w:szCs w:val="19"/>
              </w:rPr>
              <w:t>Titularidad en el custodio</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2062A88" w14:textId="77777777" w:rsidR="003649A6" w:rsidRDefault="00503B60">
            <w:pPr>
              <w:spacing w:line="252" w:lineRule="auto"/>
            </w:pPr>
            <w:r>
              <w:rPr>
                <w:sz w:val="19"/>
                <w:szCs w:val="19"/>
              </w:rPr>
              <w:t>Restricciones del emisor original</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19A87A9" w14:textId="77777777" w:rsidR="003649A6" w:rsidRDefault="00503B60">
            <w:pPr>
              <w:spacing w:line="252" w:lineRule="auto"/>
            </w:pPr>
            <w:r>
              <w:rPr>
                <w:sz w:val="19"/>
                <w:szCs w:val="19"/>
              </w:rPr>
              <w:t>Precio de mercado o valor cuota</w:t>
            </w:r>
          </w:p>
        </w:tc>
      </w:tr>
      <w:tr w:rsidR="003649A6" w14:paraId="3045C8E3"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3D4E525" w14:textId="77777777" w:rsidR="003649A6" w:rsidRDefault="00503B60">
            <w:pPr>
              <w:spacing w:line="252" w:lineRule="auto"/>
            </w:pPr>
            <w:r>
              <w:rPr>
                <w:sz w:val="19"/>
                <w:szCs w:val="19"/>
              </w:rPr>
              <w:t>Arte y coleccionables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9677205" w14:textId="77777777" w:rsidR="003649A6" w:rsidRDefault="00503B60">
            <w:pPr>
              <w:spacing w:line="252" w:lineRule="auto"/>
            </w:pPr>
            <w:r>
              <w:rPr>
                <w:sz w:val="19"/>
                <w:szCs w:val="19"/>
              </w:rPr>
              <w:t>Peritaje, procedencia, custodia</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08DD86C" w14:textId="77777777" w:rsidR="003649A6" w:rsidRDefault="00503B60">
            <w:pPr>
              <w:spacing w:line="252" w:lineRule="auto"/>
            </w:pPr>
            <w:r>
              <w:rPr>
                <w:sz w:val="19"/>
                <w:szCs w:val="19"/>
              </w:rPr>
              <w:t>Factura y cadena de procedencia</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CB48053" w14:textId="77777777" w:rsidR="003649A6" w:rsidRDefault="00503B60">
            <w:pPr>
              <w:spacing w:line="252" w:lineRule="auto"/>
            </w:pPr>
            <w:r>
              <w:rPr>
                <w:sz w:val="19"/>
                <w:szCs w:val="19"/>
              </w:rPr>
              <w:t>Restricciones de exportación patrimonial</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3ABC8DE" w14:textId="77777777" w:rsidR="003649A6" w:rsidRDefault="00503B60">
            <w:pPr>
              <w:spacing w:line="252" w:lineRule="auto"/>
            </w:pPr>
            <w:r>
              <w:rPr>
                <w:sz w:val="19"/>
                <w:szCs w:val="19"/>
              </w:rPr>
              <w:t>Comparables de subasta con iliquidez alta</w:t>
            </w:r>
          </w:p>
        </w:tc>
      </w:tr>
      <w:tr w:rsidR="003649A6" w14:paraId="4AB087E6"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03876F3" w14:textId="77777777" w:rsidR="003649A6" w:rsidRDefault="00503B60">
            <w:pPr>
              <w:spacing w:line="252" w:lineRule="auto"/>
            </w:pPr>
            <w:r>
              <w:rPr>
                <w:sz w:val="19"/>
                <w:szCs w:val="19"/>
              </w:rPr>
              <w:t>Activos digitales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137EA86" w14:textId="77777777" w:rsidR="003649A6" w:rsidRDefault="00503B60">
            <w:pPr>
              <w:spacing w:line="252" w:lineRule="auto"/>
            </w:pPr>
            <w:r>
              <w:rPr>
                <w:sz w:val="19"/>
                <w:szCs w:val="19"/>
              </w:rPr>
              <w:t>Dirección o registro verificable</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92CCA89" w14:textId="77777777" w:rsidR="003649A6" w:rsidRDefault="00503B60">
            <w:pPr>
              <w:spacing w:line="252" w:lineRule="auto"/>
            </w:pPr>
            <w:r>
              <w:rPr>
                <w:sz w:val="19"/>
                <w:szCs w:val="19"/>
              </w:rPr>
              <w:t>Control de llaves o registro nominativo</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6629FED" w14:textId="77777777" w:rsidR="003649A6" w:rsidRDefault="00503B60">
            <w:pPr>
              <w:spacing w:line="252" w:lineRule="auto"/>
            </w:pPr>
            <w:r>
              <w:rPr>
                <w:sz w:val="19"/>
                <w:szCs w:val="19"/>
              </w:rPr>
              <w:t>Restricciones del protocolo de origen</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09E0EF5" w14:textId="77777777" w:rsidR="003649A6" w:rsidRDefault="00503B60">
            <w:pPr>
              <w:spacing w:line="252" w:lineRule="auto"/>
            </w:pPr>
            <w:r>
              <w:rPr>
                <w:sz w:val="19"/>
                <w:szCs w:val="19"/>
              </w:rPr>
              <w:t>Precio de mercado con profundidad declarada</w:t>
            </w:r>
          </w:p>
        </w:tc>
      </w:tr>
      <w:tr w:rsidR="003649A6" w14:paraId="35CDDB49"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15A538D" w14:textId="77777777" w:rsidR="003649A6" w:rsidRDefault="00503B60">
            <w:pPr>
              <w:spacing w:line="252" w:lineRule="auto"/>
            </w:pPr>
            <w:r>
              <w:rPr>
                <w:sz w:val="19"/>
                <w:szCs w:val="19"/>
              </w:rPr>
              <w:t>Pólizas y rentas</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1443B17" w14:textId="77777777" w:rsidR="003649A6" w:rsidRDefault="00503B60">
            <w:pPr>
              <w:spacing w:line="252" w:lineRule="auto"/>
            </w:pPr>
            <w:r>
              <w:rPr>
                <w:sz w:val="19"/>
                <w:szCs w:val="19"/>
              </w:rPr>
              <w:t>Contrato vigente</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19BA65E" w14:textId="77777777" w:rsidR="003649A6" w:rsidRDefault="00503B60">
            <w:pPr>
              <w:spacing w:line="252" w:lineRule="auto"/>
            </w:pPr>
            <w:r>
              <w:rPr>
                <w:sz w:val="19"/>
                <w:szCs w:val="19"/>
              </w:rPr>
              <w:t>Titularidad o beneficiario designado</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B4A22C9" w14:textId="77777777" w:rsidR="003649A6" w:rsidRDefault="00503B60">
            <w:pPr>
              <w:spacing w:line="252" w:lineRule="auto"/>
            </w:pPr>
            <w:r>
              <w:rPr>
                <w:sz w:val="19"/>
                <w:szCs w:val="19"/>
              </w:rPr>
              <w:t>Cláusulas de cesión</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6257388" w14:textId="77777777" w:rsidR="003649A6" w:rsidRDefault="00503B60">
            <w:pPr>
              <w:spacing w:line="252" w:lineRule="auto"/>
            </w:pPr>
            <w:r>
              <w:rPr>
                <w:sz w:val="19"/>
                <w:szCs w:val="19"/>
              </w:rPr>
              <w:t>Valor presente con riesgo actuarial</w:t>
            </w:r>
          </w:p>
        </w:tc>
      </w:tr>
      <w:tr w:rsidR="003649A6" w14:paraId="2B5BFFF4" w14:textId="77777777">
        <w:tblPrEx>
          <w:tblCellMar>
            <w:top w:w="0" w:type="dxa"/>
            <w:bottom w:w="0" w:type="dxa"/>
          </w:tblCellMar>
        </w:tblPrEx>
        <w:tc>
          <w:tcPr>
            <w:tcW w:w="17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5623FCF" w14:textId="77777777" w:rsidR="003649A6" w:rsidRDefault="00503B60">
            <w:pPr>
              <w:spacing w:line="252" w:lineRule="auto"/>
            </w:pPr>
            <w:r>
              <w:rPr>
                <w:sz w:val="19"/>
                <w:szCs w:val="19"/>
              </w:rPr>
              <w:t>Créditos de carbono</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536BC32" w14:textId="77777777" w:rsidR="003649A6" w:rsidRDefault="00503B60">
            <w:pPr>
              <w:spacing w:line="252" w:lineRule="auto"/>
            </w:pPr>
            <w:r>
              <w:rPr>
                <w:sz w:val="19"/>
                <w:szCs w:val="19"/>
              </w:rPr>
              <w:t>Certificación del registro, serie</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FDE9564" w14:textId="77777777" w:rsidR="003649A6" w:rsidRDefault="00503B60">
            <w:pPr>
              <w:spacing w:line="252" w:lineRule="auto"/>
            </w:pPr>
            <w:r>
              <w:rPr>
                <w:sz w:val="19"/>
                <w:szCs w:val="19"/>
              </w:rPr>
              <w:t>Cuenta de registro a nombre del titular</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9160541" w14:textId="77777777" w:rsidR="003649A6" w:rsidRDefault="00503B60">
            <w:pPr>
              <w:spacing w:line="252" w:lineRule="auto"/>
            </w:pPr>
            <w:r>
              <w:rPr>
                <w:sz w:val="19"/>
                <w:szCs w:val="19"/>
              </w:rPr>
              <w:t>Reglas del registro, doble contabilización</w:t>
            </w:r>
          </w:p>
        </w:tc>
        <w:tc>
          <w:tcPr>
            <w:tcW w:w="2095"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CD4660D" w14:textId="77777777" w:rsidR="003649A6" w:rsidRDefault="00503B60">
            <w:pPr>
              <w:spacing w:line="252" w:lineRule="auto"/>
            </w:pPr>
            <w:r>
              <w:rPr>
                <w:sz w:val="19"/>
                <w:szCs w:val="19"/>
              </w:rPr>
              <w:t>Precio de mercado con incertidumbre alta</w:t>
            </w:r>
          </w:p>
        </w:tc>
      </w:tr>
    </w:tbl>
    <w:p w14:paraId="0376F774" w14:textId="77777777" w:rsidR="003649A6" w:rsidRDefault="003649A6">
      <w:pPr>
        <w:spacing w:after="200"/>
      </w:pPr>
    </w:p>
    <w:p w14:paraId="05FFDF62" w14:textId="77777777" w:rsidR="003649A6" w:rsidRDefault="00503B60">
      <w:pPr>
        <w:spacing w:after="160" w:line="276" w:lineRule="auto"/>
        <w:jc w:val="both"/>
      </w:pPr>
      <w:r>
        <w:t>Un activo que no encaje en ninguna familia se admite igualmente, siempre que el solicitante responda las cuatro preguntas con evidencia verificable. DBNX registra entonces la nueva familia con su estándar de evidencia.</w:t>
      </w:r>
    </w:p>
    <w:p w14:paraId="44295598" w14:textId="77777777" w:rsidR="003649A6" w:rsidRDefault="00503B60">
      <w:pPr>
        <w:spacing w:after="160" w:line="276" w:lineRule="auto"/>
        <w:jc w:val="both"/>
      </w:pPr>
      <w:r>
        <w:t>Dos restricciones específicas. Los créditos de carbono presentan un problema estructural de doble contabilización que ha producido fraudes documentados, y entran con reconocimiento bajo o quedan reservados hasta contar con política propia. Los activos digitales dentro de una canasta generan riesgo de circularidad: un emisor que respalda su token con otros tokens del mismo ecosistema infla la canasta sin aportar valor, y la prohibición debe ser explícita.</w:t>
      </w:r>
    </w:p>
    <w:p w14:paraId="00C57B65" w14:textId="77777777" w:rsidR="003649A6" w:rsidRDefault="00503B60">
      <w:pPr>
        <w:pStyle w:val="Heading4"/>
        <w:spacing w:before="240" w:after="120"/>
      </w:pPr>
      <w:r>
        <w:t>Bloque 3. Valuación</w:t>
      </w:r>
    </w:p>
    <w:p w14:paraId="331B76A2" w14:textId="77777777" w:rsidR="003649A6" w:rsidRDefault="00503B60">
      <w:pPr>
        <w:spacing w:after="160" w:line="276" w:lineRule="auto"/>
        <w:jc w:val="both"/>
      </w:pPr>
      <w:r>
        <w:t>Metodología por clase de activo, identidad y credenciales del valuador, declaración de independencia, fecha, supuestos, análisis de sensibilidad y periodicidad de actualización.</w:t>
      </w:r>
    </w:p>
    <w:p w14:paraId="3FA2ED62" w14:textId="77777777" w:rsidR="003649A6" w:rsidRDefault="00503B60">
      <w:pPr>
        <w:spacing w:after="160" w:line="276" w:lineRule="auto"/>
        <w:jc w:val="both"/>
      </w:pPr>
      <w:r>
        <w:t>La suma de los avalúos no constituye el valor de la canasta. El valor admisible de cada activo resulta de aplicar, sobre el valor valuado, el porcentaje de participación efectiva, el factor de titularidad, los descuentos por falta de control y de liquidez, y el factor de concentración. El valor de la canasta es la suma de los valores admisibles.</w:t>
      </w:r>
    </w:p>
    <w:p w14:paraId="6879A759" w14:textId="77777777" w:rsidR="003649A6" w:rsidRDefault="00503B60">
      <w:pPr>
        <w:spacing w:after="160" w:line="276" w:lineRule="auto"/>
        <w:jc w:val="both"/>
      </w:pPr>
      <w:r>
        <w:t>La concentración se mide por activo y también por familia, porque una canasta compuesta mayoritariamente por intangibles se comporta de manera distinta a una compuesta por inmuebles, y el nivel de riesgo debe reflejarlo.</w:t>
      </w:r>
    </w:p>
    <w:p w14:paraId="1E15E24B" w14:textId="77777777" w:rsidR="003649A6" w:rsidRDefault="00503B60">
      <w:pPr>
        <w:spacing w:after="160" w:line="276" w:lineRule="auto"/>
        <w:jc w:val="both"/>
      </w:pPr>
      <w:r>
        <w:t>Cuando el emisor pertenece al ecosistema del SFS, el valuador es externo y DBNX se limita a verificar cumplimiento formal. La independencia implica que el valuador no tiene participación en el emisor, no ha prestado servicios de estructuración, y no percibe honorarios contingentes al resultado.</w:t>
      </w:r>
    </w:p>
    <w:p w14:paraId="48970C5F" w14:textId="77777777" w:rsidR="003649A6" w:rsidRDefault="00503B60">
      <w:pPr>
        <w:pStyle w:val="Heading4"/>
        <w:spacing w:before="240" w:after="120"/>
      </w:pPr>
      <w:r>
        <w:t>Bloque 4. Instrumento</w:t>
      </w:r>
    </w:p>
    <w:p w14:paraId="65C26A08" w14:textId="77777777" w:rsidR="003649A6" w:rsidRDefault="00503B60">
      <w:pPr>
        <w:spacing w:after="160" w:line="276" w:lineRule="auto"/>
        <w:jc w:val="both"/>
      </w:pPr>
      <w:r>
        <w:t>Plantilla de derechos aplicada con sus parámetros, supply autorizado derivado de la valuación admisible, precio por token, calendario de liberación, porcentaje en circulación autorizado, política de recompra cuando aplique, y restricciones de transferencia por jurisdicción y tipo de adquirente.</w:t>
      </w:r>
    </w:p>
    <w:p w14:paraId="6E6AA6B8" w14:textId="77777777" w:rsidR="003649A6" w:rsidRDefault="00503B60">
      <w:pPr>
        <w:spacing w:after="160" w:line="276" w:lineRule="auto"/>
        <w:jc w:val="both"/>
      </w:pPr>
      <w:r>
        <w:t>Las restricciones se codifican como reglas de elegibilidad ejecutables. Una restricción de comercialización en determinado país significa que la transferencia falla, no que aparezca una advertencia en un documento.</w:t>
      </w:r>
    </w:p>
    <w:p w14:paraId="0C8ADDAE" w14:textId="77777777" w:rsidR="003649A6" w:rsidRDefault="00503B60">
      <w:pPr>
        <w:pStyle w:val="Heading4"/>
        <w:spacing w:before="240" w:after="120"/>
      </w:pPr>
      <w:r>
        <w:t>Bloque 5. Riesgo</w:t>
      </w:r>
    </w:p>
    <w:p w14:paraId="466700DA" w14:textId="77777777" w:rsidR="003649A6" w:rsidRDefault="00503B60">
      <w:pPr>
        <w:spacing w:after="160" w:line="276" w:lineRule="auto"/>
        <w:jc w:val="both"/>
      </w:pPr>
      <w:r>
        <w:t>Siete ejes con evidencia por cada uno: emisor, legal y documental, activo, liquidez y mercado, operativo y de custodia, reporte, y técnico.</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40"/>
        <w:gridCol w:w="3640"/>
      </w:tblGrid>
      <w:tr w:rsidR="003649A6" w14:paraId="3F643A32" w14:textId="77777777">
        <w:tblPrEx>
          <w:tblCellMar>
            <w:top w:w="0" w:type="dxa"/>
            <w:bottom w:w="0" w:type="dxa"/>
          </w:tblCellMar>
        </w:tblPrEx>
        <w:trPr>
          <w:tblHeader/>
        </w:trPr>
        <w:tc>
          <w:tcPr>
            <w:tcW w:w="28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78987E36" w14:textId="77777777" w:rsidR="003649A6" w:rsidRDefault="00503B60">
            <w:pPr>
              <w:spacing w:line="252" w:lineRule="auto"/>
            </w:pPr>
            <w:r>
              <w:rPr>
                <w:b/>
                <w:bCs/>
                <w:color w:val="6B5417"/>
                <w:sz w:val="19"/>
                <w:szCs w:val="19"/>
              </w:rPr>
              <w:t>Nivel</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0D2EE7B7" w14:textId="77777777" w:rsidR="003649A6" w:rsidRDefault="00503B60">
            <w:pPr>
              <w:spacing w:line="252" w:lineRule="auto"/>
            </w:pPr>
            <w:r>
              <w:rPr>
                <w:b/>
                <w:bCs/>
                <w:color w:val="6B5417"/>
                <w:sz w:val="19"/>
                <w:szCs w:val="19"/>
              </w:rPr>
              <w:t>Etiqueta</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5B7C01F7" w14:textId="77777777" w:rsidR="003649A6" w:rsidRDefault="00503B60">
            <w:pPr>
              <w:spacing w:line="252" w:lineRule="auto"/>
            </w:pPr>
            <w:r>
              <w:rPr>
                <w:b/>
                <w:bCs/>
                <w:color w:val="6B5417"/>
                <w:sz w:val="19"/>
                <w:szCs w:val="19"/>
              </w:rPr>
              <w:t>Mensaje al adquirente</w:t>
            </w:r>
          </w:p>
        </w:tc>
      </w:tr>
      <w:tr w:rsidR="003649A6" w14:paraId="5ED4C00B"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319655D" w14:textId="77777777" w:rsidR="003649A6" w:rsidRDefault="00503B60">
            <w:pPr>
              <w:spacing w:line="252" w:lineRule="auto"/>
            </w:pPr>
            <w:r>
              <w:rPr>
                <w:sz w:val="19"/>
                <w:szCs w:val="19"/>
              </w:rPr>
              <w:t>R1</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052420F" w14:textId="77777777" w:rsidR="003649A6" w:rsidRDefault="00503B60">
            <w:pPr>
              <w:spacing w:line="252" w:lineRule="auto"/>
            </w:pPr>
            <w:r>
              <w:rPr>
                <w:sz w:val="19"/>
                <w:szCs w:val="19"/>
              </w:rPr>
              <w:t>Muy bajo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EBCDF70" w14:textId="77777777" w:rsidR="003649A6" w:rsidRDefault="00503B60">
            <w:pPr>
              <w:spacing w:line="252" w:lineRule="auto"/>
            </w:pPr>
            <w:r>
              <w:rPr>
                <w:sz w:val="19"/>
                <w:szCs w:val="19"/>
              </w:rPr>
              <w:t>Riesgo relativo menor dentro del universo admitido; no implica garantía</w:t>
            </w:r>
          </w:p>
        </w:tc>
      </w:tr>
      <w:tr w:rsidR="003649A6" w14:paraId="7D022FB8"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2D85950" w14:textId="77777777" w:rsidR="003649A6" w:rsidRDefault="00503B60">
            <w:pPr>
              <w:spacing w:line="252" w:lineRule="auto"/>
            </w:pPr>
            <w:r>
              <w:rPr>
                <w:sz w:val="19"/>
                <w:szCs w:val="19"/>
              </w:rPr>
              <w:t>R2</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0E71A71" w14:textId="77777777" w:rsidR="003649A6" w:rsidRDefault="00503B60">
            <w:pPr>
              <w:spacing w:line="252" w:lineRule="auto"/>
            </w:pPr>
            <w:r>
              <w:rPr>
                <w:sz w:val="19"/>
                <w:szCs w:val="19"/>
              </w:rPr>
              <w:t>Bajo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CEE4CBA" w14:textId="77777777" w:rsidR="003649A6" w:rsidRDefault="00503B60">
            <w:pPr>
              <w:spacing w:line="252" w:lineRule="auto"/>
            </w:pPr>
            <w:r>
              <w:rPr>
                <w:sz w:val="19"/>
                <w:szCs w:val="19"/>
              </w:rPr>
              <w:t>Riesgo bajo relativo; revisar liquidez y condiciones</w:t>
            </w:r>
          </w:p>
        </w:tc>
      </w:tr>
      <w:tr w:rsidR="003649A6" w14:paraId="417887B5"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7ED8FDE" w14:textId="77777777" w:rsidR="003649A6" w:rsidRDefault="00503B60">
            <w:pPr>
              <w:spacing w:line="252" w:lineRule="auto"/>
            </w:pPr>
            <w:r>
              <w:rPr>
                <w:sz w:val="19"/>
                <w:szCs w:val="19"/>
              </w:rPr>
              <w:t>R3</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FB51263" w14:textId="77777777" w:rsidR="003649A6" w:rsidRDefault="00503B60">
            <w:pPr>
              <w:spacing w:line="252" w:lineRule="auto"/>
            </w:pPr>
            <w:r>
              <w:rPr>
                <w:sz w:val="19"/>
                <w:szCs w:val="19"/>
              </w:rPr>
              <w:t>Moderado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08F3887" w14:textId="77777777" w:rsidR="003649A6" w:rsidRDefault="00503B60">
            <w:pPr>
              <w:spacing w:line="252" w:lineRule="auto"/>
            </w:pPr>
            <w:r>
              <w:rPr>
                <w:sz w:val="19"/>
                <w:szCs w:val="19"/>
              </w:rPr>
              <w:t>Puede experimentar variaciones o pérdida relevante</w:t>
            </w:r>
          </w:p>
        </w:tc>
      </w:tr>
      <w:tr w:rsidR="003649A6" w14:paraId="0CED9F84"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7FAFD8D" w14:textId="77777777" w:rsidR="003649A6" w:rsidRDefault="00503B60">
            <w:pPr>
              <w:spacing w:line="252" w:lineRule="auto"/>
            </w:pPr>
            <w:r>
              <w:rPr>
                <w:sz w:val="19"/>
                <w:szCs w:val="19"/>
              </w:rPr>
              <w:t>R4</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2DDD90D" w14:textId="77777777" w:rsidR="003649A6" w:rsidRDefault="00503B60">
            <w:pPr>
              <w:spacing w:line="252" w:lineRule="auto"/>
            </w:pPr>
            <w:r>
              <w:rPr>
                <w:sz w:val="19"/>
                <w:szCs w:val="19"/>
              </w:rPr>
              <w:t>Alto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3DC7E80" w14:textId="77777777" w:rsidR="003649A6" w:rsidRDefault="00503B60">
            <w:pPr>
              <w:spacing w:line="252" w:lineRule="auto"/>
            </w:pPr>
            <w:r>
              <w:rPr>
                <w:sz w:val="19"/>
                <w:szCs w:val="19"/>
              </w:rPr>
              <w:t>Alta posibilidad de pérdida, iliquidez o eventos adversos</w:t>
            </w:r>
          </w:p>
        </w:tc>
      </w:tr>
      <w:tr w:rsidR="003649A6" w14:paraId="40B5255A"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30D391D" w14:textId="77777777" w:rsidR="003649A6" w:rsidRDefault="00503B60">
            <w:pPr>
              <w:spacing w:line="252" w:lineRule="auto"/>
            </w:pPr>
            <w:r>
              <w:rPr>
                <w:sz w:val="19"/>
                <w:szCs w:val="19"/>
              </w:rPr>
              <w:t>R5</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D54BCD0" w14:textId="77777777" w:rsidR="003649A6" w:rsidRDefault="00503B60">
            <w:pPr>
              <w:spacing w:line="252" w:lineRule="auto"/>
            </w:pPr>
            <w:r>
              <w:rPr>
                <w:sz w:val="19"/>
                <w:szCs w:val="19"/>
              </w:rPr>
              <w:t>Muy alto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6DC6901" w14:textId="77777777" w:rsidR="003649A6" w:rsidRDefault="00503B60">
            <w:pPr>
              <w:spacing w:line="252" w:lineRule="auto"/>
            </w:pPr>
            <w:r>
              <w:rPr>
                <w:sz w:val="19"/>
                <w:szCs w:val="19"/>
              </w:rPr>
              <w:t>Puede perderse una parte sustancial o la totalidad; producto complejo o incipiente</w:t>
            </w:r>
          </w:p>
        </w:tc>
      </w:tr>
    </w:tbl>
    <w:p w14:paraId="0066CD4F" w14:textId="77777777" w:rsidR="003649A6" w:rsidRDefault="003649A6">
      <w:pPr>
        <w:spacing w:after="200"/>
      </w:pPr>
    </w:p>
    <w:p w14:paraId="02DEFA7D" w14:textId="77777777" w:rsidR="003649A6" w:rsidRDefault="00503B60">
      <w:pPr>
        <w:spacing w:after="160" w:line="276" w:lineRule="auto"/>
        <w:jc w:val="both"/>
      </w:pPr>
      <w:r>
        <w:t>DBNX conserva el puntaje detallado, la evidencia, la fecha y el responsable. El adquirente ve el nivel y una explicación breve. El historial de cambios de nivel se conserva y no se elimina.</w:t>
      </w:r>
    </w:p>
    <w:p w14:paraId="3F3C3606" w14:textId="77777777" w:rsidR="003649A6" w:rsidRDefault="00503B60">
      <w:pPr>
        <w:spacing w:after="160" w:line="276" w:lineRule="auto"/>
        <w:jc w:val="both"/>
      </w:pPr>
      <w:r>
        <w:t>La comunicación no debe presentar el riesgo como equivalente a rendimiento. La formulación correcta indica que un riesgo mayor puede venir acompañado de un retorno potencial mayor, y que aumenta la probabilidad y la magnitud de la pérdida.</w:t>
      </w:r>
    </w:p>
    <w:p w14:paraId="03F15744" w14:textId="77777777" w:rsidR="003649A6" w:rsidRDefault="00503B60">
      <w:pPr>
        <w:pStyle w:val="Heading4"/>
        <w:spacing w:before="240" w:after="120"/>
      </w:pPr>
      <w:r>
        <w:t>Bloque 6. Divulgación continua</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546DD948"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5CAD901C" w14:textId="77777777" w:rsidR="003649A6" w:rsidRDefault="00503B60">
            <w:pPr>
              <w:spacing w:line="252" w:lineRule="auto"/>
            </w:pPr>
            <w:r>
              <w:rPr>
                <w:b/>
                <w:bCs/>
                <w:color w:val="6B5417"/>
                <w:sz w:val="19"/>
                <w:szCs w:val="19"/>
              </w:rPr>
              <w:t>Evento</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097E7C29" w14:textId="77777777" w:rsidR="003649A6" w:rsidRDefault="00503B60">
            <w:pPr>
              <w:spacing w:line="252" w:lineRule="auto"/>
            </w:pPr>
            <w:r>
              <w:rPr>
                <w:b/>
                <w:bCs/>
                <w:color w:val="6B5417"/>
                <w:sz w:val="19"/>
                <w:szCs w:val="19"/>
              </w:rPr>
              <w:t>Acción del protocolo</w:t>
            </w:r>
          </w:p>
        </w:tc>
      </w:tr>
      <w:tr w:rsidR="003649A6" w14:paraId="1CEB8B73"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5357554" w14:textId="77777777" w:rsidR="003649A6" w:rsidRDefault="00503B60">
            <w:pPr>
              <w:spacing w:line="252" w:lineRule="auto"/>
            </w:pPr>
            <w:r>
              <w:rPr>
                <w:sz w:val="19"/>
                <w:szCs w:val="19"/>
              </w:rPr>
              <w:t>Reporte periódico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EE2C6A5" w14:textId="77777777" w:rsidR="003649A6" w:rsidRDefault="00503B60">
            <w:pPr>
              <w:spacing w:line="252" w:lineRule="auto"/>
            </w:pPr>
            <w:r>
              <w:rPr>
                <w:sz w:val="19"/>
                <w:szCs w:val="19"/>
              </w:rPr>
              <w:t>Registro del hash y metadatos, estado vigente</w:t>
            </w:r>
          </w:p>
        </w:tc>
      </w:tr>
      <w:tr w:rsidR="003649A6" w14:paraId="65776EA9"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35176A6" w14:textId="77777777" w:rsidR="003649A6" w:rsidRDefault="00503B60">
            <w:pPr>
              <w:spacing w:line="252" w:lineRule="auto"/>
            </w:pPr>
            <w:r>
              <w:rPr>
                <w:sz w:val="19"/>
                <w:szCs w:val="19"/>
              </w:rPr>
              <w:t>Atraso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74176CD" w14:textId="77777777" w:rsidR="003649A6" w:rsidRDefault="00503B60">
            <w:pPr>
              <w:spacing w:line="252" w:lineRule="auto"/>
            </w:pPr>
            <w:r>
              <w:rPr>
                <w:sz w:val="19"/>
                <w:szCs w:val="19"/>
              </w:rPr>
              <w:t>Estado de advertencia visible en billetera y mercado</w:t>
            </w:r>
          </w:p>
        </w:tc>
      </w:tr>
      <w:tr w:rsidR="003649A6" w14:paraId="2AA208B4"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1DD4195" w14:textId="77777777" w:rsidR="003649A6" w:rsidRDefault="00503B60">
            <w:pPr>
              <w:spacing w:line="252" w:lineRule="auto"/>
            </w:pPr>
            <w:r>
              <w:rPr>
                <w:sz w:val="19"/>
                <w:szCs w:val="19"/>
              </w:rPr>
              <w:t>Evento material</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029B218" w14:textId="77777777" w:rsidR="003649A6" w:rsidRDefault="00503B60">
            <w:pPr>
              <w:spacing w:line="252" w:lineRule="auto"/>
            </w:pPr>
            <w:r>
              <w:rPr>
                <w:sz w:val="19"/>
                <w:szCs w:val="19"/>
              </w:rPr>
              <w:t>Publicación inmediata, revisión humana, posible actualización de riesgo</w:t>
            </w:r>
          </w:p>
        </w:tc>
      </w:tr>
      <w:tr w:rsidR="003649A6" w14:paraId="25857CA9"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534ADE5" w14:textId="77777777" w:rsidR="003649A6" w:rsidRDefault="00503B60">
            <w:pPr>
              <w:spacing w:line="252" w:lineRule="auto"/>
            </w:pPr>
            <w:r>
              <w:rPr>
                <w:sz w:val="19"/>
                <w:szCs w:val="19"/>
              </w:rPr>
              <w:t>Incumplimiento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0FFEF1F" w14:textId="77777777" w:rsidR="003649A6" w:rsidRDefault="00503B60">
            <w:pPr>
              <w:spacing w:line="252" w:lineRule="auto"/>
            </w:pPr>
            <w:r>
              <w:rPr>
                <w:sz w:val="19"/>
                <w:szCs w:val="19"/>
              </w:rPr>
              <w:t>Restricción o suspensión según política</w:t>
            </w:r>
          </w:p>
        </w:tc>
      </w:tr>
      <w:tr w:rsidR="003649A6" w14:paraId="5CF2832B"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D0C37BD" w14:textId="77777777" w:rsidR="003649A6" w:rsidRDefault="00503B60">
            <w:pPr>
              <w:spacing w:line="252" w:lineRule="auto"/>
            </w:pPr>
            <w:r>
              <w:rPr>
                <w:sz w:val="19"/>
                <w:szCs w:val="19"/>
              </w:rPr>
              <w:t>Reactivación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8C3070F" w14:textId="77777777" w:rsidR="003649A6" w:rsidRDefault="00503B60">
            <w:pPr>
              <w:spacing w:line="252" w:lineRule="auto"/>
            </w:pPr>
            <w:r>
              <w:rPr>
                <w:sz w:val="19"/>
                <w:szCs w:val="19"/>
              </w:rPr>
              <w:t>Nueva revisión de DBNX; no se elimina la historia del periodo suspendido</w:t>
            </w:r>
          </w:p>
        </w:tc>
      </w:tr>
      <w:tr w:rsidR="003649A6" w14:paraId="667FC76C"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E9EF5B7" w14:textId="77777777" w:rsidR="003649A6" w:rsidRDefault="00503B60">
            <w:pPr>
              <w:spacing w:line="252" w:lineRule="auto"/>
            </w:pPr>
            <w:r>
              <w:rPr>
                <w:sz w:val="19"/>
                <w:szCs w:val="19"/>
              </w:rPr>
              <w:t>Baja de listado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345594E" w14:textId="77777777" w:rsidR="003649A6" w:rsidRDefault="00503B60">
            <w:pPr>
              <w:spacing w:line="252" w:lineRule="auto"/>
            </w:pPr>
            <w:r>
              <w:rPr>
                <w:sz w:val="19"/>
                <w:szCs w:val="19"/>
              </w:rPr>
              <w:t>El activo permanece en registro; la negociabilidad depende de su régimen</w:t>
            </w:r>
          </w:p>
        </w:tc>
      </w:tr>
    </w:tbl>
    <w:p w14:paraId="4F125C04" w14:textId="77777777" w:rsidR="003649A6" w:rsidRDefault="003649A6">
      <w:pPr>
        <w:spacing w:after="200"/>
      </w:pPr>
    </w:p>
    <w:p w14:paraId="0E60E0DE" w14:textId="77777777" w:rsidR="003649A6" w:rsidRDefault="00503B60">
      <w:pPr>
        <w:spacing w:after="160" w:line="276" w:lineRule="auto"/>
        <w:jc w:val="both"/>
      </w:pPr>
      <w:r>
        <w:t>Para canastas que incluyan activos en trámite, el reporte debe incluir obligatoriamente el estado de cada trámite, por ser la variable que más afecta la valuación.</w:t>
      </w:r>
    </w:p>
    <w:p w14:paraId="359F6F34" w14:textId="77777777" w:rsidR="003649A6" w:rsidRDefault="00503B60">
      <w:pPr>
        <w:pStyle w:val="Heading4"/>
        <w:spacing w:before="240" w:after="120"/>
      </w:pPr>
      <w:r>
        <w:t>Bloque 7. Responsabilidades y deslindes</w:t>
      </w:r>
    </w:p>
    <w:p w14:paraId="4079ED77" w14:textId="77777777" w:rsidR="003649A6" w:rsidRDefault="00503B60">
      <w:pPr>
        <w:spacing w:after="160" w:line="276" w:lineRule="auto"/>
        <w:jc w:val="both"/>
      </w:pPr>
      <w:r>
        <w:t>Este bloque es condición de admisión.</w:t>
      </w:r>
    </w:p>
    <w:p w14:paraId="2097C453" w14:textId="77777777" w:rsidR="003649A6" w:rsidRDefault="00503B60">
      <w:pPr>
        <w:spacing w:after="160" w:line="276" w:lineRule="auto"/>
        <w:jc w:val="both"/>
      </w:pPr>
      <w:r>
        <w:rPr>
          <w:b/>
          <w:bCs/>
        </w:rPr>
        <w:t>El solicitante</w:t>
      </w:r>
      <w:r>
        <w:t xml:space="preserve"> responde por la veracidad y completitud de lo presentado, por la existencia y titularidad de los activos, por la gestión del negocio y del capital captado, por el cumplimiento de sus obligaciones de divulgación, y por los resultados. La gestión le corresponde en exclusiva. Ni DBNX ni Orden Global administran, dirigen, supervisan operativamente ni garantizan resultado alguno.</w:t>
      </w:r>
    </w:p>
    <w:p w14:paraId="795372AD" w14:textId="77777777" w:rsidR="003649A6" w:rsidRDefault="00503B60">
      <w:pPr>
        <w:spacing w:after="160" w:line="276" w:lineRule="auto"/>
        <w:jc w:val="both"/>
      </w:pPr>
      <w:r>
        <w:rPr>
          <w:b/>
          <w:bCs/>
        </w:rPr>
        <w:t>DBNX</w:t>
      </w:r>
      <w:r>
        <w:t xml:space="preserve"> responde por haber aplicado su proceso de admisión conforme a sus propias reglas, por la trazabilidad de su decisión, y por el ejercicio de sus facultades de supervisión. No responde por la veracidad de lo declarado por el solicitante, no garantiza el valor ni el desempeño del instrumento, y su clasificación de riesgo constituye una opinión sobre la información disponible en una fecha determinada, sin carácter de certificación ni de recomendación de compra.</w:t>
      </w:r>
    </w:p>
    <w:p w14:paraId="11633E7A" w14:textId="77777777" w:rsidR="003649A6" w:rsidRDefault="00503B60">
      <w:pPr>
        <w:spacing w:after="160" w:line="276" w:lineRule="auto"/>
        <w:jc w:val="both"/>
      </w:pPr>
      <w:r>
        <w:rPr>
          <w:b/>
          <w:bCs/>
        </w:rPr>
        <w:t>Orden Global</w:t>
      </w:r>
      <w:r>
        <w:t xml:space="preserve"> responde por el funcionamiento de la infraestructura, la integridad del registro, la ejecución correcta de las instrucciones autorizadas y la disponibilidad del servicio. No emite juicio sobre el activo, no valúa y no administra recursos de terceros.</w:t>
      </w:r>
    </w:p>
    <w:p w14:paraId="276089E4" w14:textId="77777777" w:rsidR="003649A6" w:rsidRDefault="00503B60">
      <w:pPr>
        <w:spacing w:after="160" w:line="276" w:lineRule="auto"/>
        <w:jc w:val="both"/>
      </w:pPr>
      <w:r>
        <w:rPr>
          <w:b/>
          <w:bCs/>
        </w:rPr>
        <w:t>Au Corp.</w:t>
      </w:r>
      <w:r>
        <w:t xml:space="preserve"> responde, a través de Ordenex, por la ejecución de las órdenes conforme a las reglas publicadas del mercado, por la integridad del proceso de calce y por la disponibilidad del servicio de negociación. A través de AuBank responde por la custodia de los fondos que le sean confiados y por la ejecución de las instrucciones de entrada y salida de moneda fiduciaria. No responde por el valor ni por el desempeño de los activos negociados, no participa en la decisión de admisión y no garantiza la existencia de contraparte ni un nivel determinado de liquidez.</w:t>
      </w:r>
    </w:p>
    <w:p w14:paraId="3D96B2D1" w14:textId="77777777" w:rsidR="003649A6" w:rsidRDefault="00503B60">
      <w:pPr>
        <w:spacing w:after="160" w:line="276" w:lineRule="auto"/>
        <w:jc w:val="both"/>
      </w:pPr>
      <w:r>
        <w:rPr>
          <w:b/>
          <w:bCs/>
        </w:rPr>
        <w:t>El custodio y el atestador</w:t>
      </w:r>
      <w:r>
        <w:t xml:space="preserve"> responden por la existencia, la cantidad, la calidad y la segregación del metal o del activo bajo su guarda, y por la veracidad de las atestaciones que emiten. Cada atestación identifica al firmante, su calidad y la fecha, y tiene vencimiento declarado. La atestación vencida degrada automáticamente el reconocimiento del activo, sin necesidad de acto posterior. Una atestación falsa o emitida sin respaldo compromete al custodio frente al emisor y frente a los tenedores, y no traslada responsabilidad a DBNX ni a Orden Global, que actúan sobre la atestación recibida.</w:t>
      </w:r>
    </w:p>
    <w:p w14:paraId="5956BE3C" w14:textId="77777777" w:rsidR="003649A6" w:rsidRDefault="00503B60">
      <w:pPr>
        <w:spacing w:after="160" w:line="276" w:lineRule="auto"/>
        <w:jc w:val="both"/>
      </w:pPr>
      <w:r>
        <w:rPr>
          <w:b/>
          <w:bCs/>
        </w:rPr>
        <w:t>El valuador</w:t>
      </w:r>
      <w:r>
        <w:t xml:space="preserve"> responde por su dictamen, por la metodología aplicada, por los supuestos declarados y por la declaración de independencia que suscribe. El dictamen se emite a una fecha determinada y con vigencia declarada. Un dictamen materialmente inexacto compromete al valuador, y DBNX conserva la facultad de rechazar dictámenes posteriores del mismo profesional o firma, decisión que se registra con su fundamento.</w:t>
      </w:r>
    </w:p>
    <w:p w14:paraId="6FCCFA7B" w14:textId="77777777" w:rsidR="003649A6" w:rsidRDefault="00503B60">
      <w:pPr>
        <w:spacing w:after="160" w:line="276" w:lineRule="auto"/>
        <w:jc w:val="both"/>
      </w:pPr>
      <w:r>
        <w:t>El custodio y el valuador quedan identificados en el Asset Passport, de modo que el adquirente pueda saber quién respondió por cada elemento. Sin esa identificación, una atestación o un dictamen inexacto carecen de destinatario de reclamo.</w:t>
      </w:r>
    </w:p>
    <w:p w14:paraId="25B23619" w14:textId="77777777" w:rsidR="003649A6" w:rsidRDefault="00503B60">
      <w:pPr>
        <w:spacing w:after="160" w:line="276" w:lineRule="auto"/>
        <w:jc w:val="both"/>
      </w:pPr>
      <w:r>
        <w:t>El deslinde se construye por la naturaleza de la función y no por exclusión general. DBNX responde por supervisar y no por gestionar. Supervisar significa exigir, verificar formalmente y sancionar el incumplimiento. No significa validar la sustancia del negocio ni responder por su resultado. Un deslinde redactado de forma absoluta sería incompatible con las facultades que DBNX efectivamente ejerce.</w:t>
      </w:r>
    </w:p>
    <w:p w14:paraId="40D228D6" w14:textId="77777777" w:rsidR="003649A6" w:rsidRDefault="00503B60">
      <w:pPr>
        <w:spacing w:after="160" w:line="276" w:lineRule="auto"/>
        <w:jc w:val="both"/>
      </w:pPr>
      <w:r>
        <w:rPr>
          <w:b/>
          <w:bCs/>
        </w:rPr>
        <w:t>Rendición de cuentas.</w:t>
      </w:r>
      <w:r>
        <w:t xml:space="preserve"> Como el capital proviene del público, el solicitante queda obligado a reportar la aplicación de los fondos contra el destino declarado, con periodicidad definida y explicación de las desviaciones. DBNX puede requerir información adicional, ordenar auditoría con cargo al solicitante cuando existan indicios de desviación, y aplicar la escala de estados hasta la suspensión. Esa facultad se ejerce sobre la información y sobre el estado del listado, y no sobre las decisiones de negocio.</w:t>
      </w:r>
    </w:p>
    <w:p w14:paraId="597565B8" w14:textId="77777777" w:rsidR="003649A6" w:rsidRDefault="00503B60">
      <w:pPr>
        <w:spacing w:after="160" w:line="276" w:lineRule="auto"/>
        <w:jc w:val="both"/>
      </w:pPr>
      <w:r>
        <w:rPr>
          <w:b/>
          <w:bCs/>
        </w:rPr>
        <w:t>Declaraciones del adquirente.</w:t>
      </w:r>
      <w:r>
        <w:t xml:space="preserve"> Antes de adquirir, el adquirente reconoce que la admisión no constituye garantía ni recomendación, que la clasificación de riesgo no asegura resultado, que la gestión corresponde al emisor, y que puede perder su inversión. El reconocimiento se registra como evento en cadena con la versión del documento aceptado.</w:t>
      </w:r>
    </w:p>
    <w:p w14:paraId="07CC24BB" w14:textId="77777777" w:rsidR="003649A6" w:rsidRDefault="00503B60">
      <w:pPr>
        <w:spacing w:after="160" w:line="276" w:lineRule="auto"/>
        <w:jc w:val="both"/>
      </w:pPr>
      <w:r>
        <w:rPr>
          <w:b/>
          <w:bCs/>
        </w:rPr>
        <w:t>Consecuencias de la declaración falsa.</w:t>
      </w:r>
      <w:r>
        <w:t xml:space="preserve"> Acreditada la declaración falsa u omisión material, DBNX revoca la admisión, publica la causa, y el solicitante queda obligado a responder frente a los adquirentes.</w:t>
      </w:r>
    </w:p>
    <w:p w14:paraId="3DA9C817" w14:textId="77777777" w:rsidR="003649A6" w:rsidRDefault="00503B60">
      <w:pPr>
        <w:spacing w:after="160" w:line="276" w:lineRule="auto"/>
        <w:jc w:val="both"/>
      </w:pPr>
      <w:r>
        <w:t>Todo lo anterior se formaliza en instrumentos firmados: acuerdo de admisión entre DBNX y el solicitante, términos de servicio de infraestructura entre Orden Global y el emisor, y términos del adquirente. El protocolo registra hashes y versiones aceptadas; la fuerza legal proviene de los documentos.</w:t>
      </w:r>
    </w:p>
    <w:p w14:paraId="356DF000" w14:textId="77777777" w:rsidR="003649A6" w:rsidRDefault="00503B60">
      <w:pPr>
        <w:spacing w:after="160" w:line="276" w:lineRule="auto"/>
        <w:jc w:val="both"/>
      </w:pPr>
      <w:r>
        <w:rPr>
          <w:b/>
          <w:bCs/>
        </w:rPr>
        <w:t>Pendiente de verificación legal:</w:t>
      </w:r>
      <w:r>
        <w:t xml:space="preserve"> hasta dónde resulta oponible un deslinde contractual frente a un adquirente minorista en la jurisdicción que rija a DBNX. Varios marcos imponen topes legales a la limitación de responsabilidad frente a consumidores.</w:t>
      </w:r>
    </w:p>
    <w:p w14:paraId="559CFB14" w14:textId="77777777" w:rsidR="003649A6" w:rsidRDefault="00503B60">
      <w:pPr>
        <w:pStyle w:val="Heading3"/>
        <w:spacing w:before="300" w:after="140"/>
      </w:pPr>
      <w:r>
        <w:t>8.4 Segmentos de mercado</w:t>
      </w:r>
    </w:p>
    <w:p w14:paraId="02590842" w14:textId="77777777" w:rsidR="003649A6" w:rsidRDefault="00503B60">
      <w:pPr>
        <w:spacing w:after="160" w:line="276" w:lineRule="auto"/>
        <w:jc w:val="both"/>
      </w:pPr>
      <w:r>
        <w:t>El Mercado de Valores Inclusivo opera con dos segmentos. La razón es que aplicar los requisitos de una empresa madura a una empresa joven la excluye, y aplicar los de una empresa joven a todas deteriora la confianza del mercado.</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40"/>
        <w:gridCol w:w="3640"/>
      </w:tblGrid>
      <w:tr w:rsidR="003649A6" w14:paraId="06DAF0C8" w14:textId="77777777">
        <w:tblPrEx>
          <w:tblCellMar>
            <w:top w:w="0" w:type="dxa"/>
            <w:bottom w:w="0" w:type="dxa"/>
          </w:tblCellMar>
        </w:tblPrEx>
        <w:trPr>
          <w:tblHeader/>
        </w:trPr>
        <w:tc>
          <w:tcPr>
            <w:tcW w:w="28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2C9E8539" w14:textId="77777777" w:rsidR="003649A6" w:rsidRDefault="00503B60">
            <w:pPr>
              <w:spacing w:line="252" w:lineRule="auto"/>
            </w:pPr>
            <w:r>
              <w:rPr>
                <w:b/>
                <w:bCs/>
                <w:color w:val="6B5417"/>
                <w:sz w:val="19"/>
                <w:szCs w:val="19"/>
              </w:rPr>
              <w:t>Criterio</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5869ACDB" w14:textId="77777777" w:rsidR="003649A6" w:rsidRDefault="00503B60">
            <w:pPr>
              <w:spacing w:line="252" w:lineRule="auto"/>
            </w:pPr>
            <w:r>
              <w:rPr>
                <w:b/>
                <w:bCs/>
                <w:color w:val="6B5417"/>
                <w:sz w:val="19"/>
                <w:szCs w:val="19"/>
              </w:rPr>
              <w:t>Mercado Principal</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9193389" w14:textId="77777777" w:rsidR="003649A6" w:rsidRDefault="00503B60">
            <w:pPr>
              <w:spacing w:line="252" w:lineRule="auto"/>
            </w:pPr>
            <w:r>
              <w:rPr>
                <w:b/>
                <w:bCs/>
                <w:color w:val="6B5417"/>
                <w:sz w:val="19"/>
                <w:szCs w:val="19"/>
              </w:rPr>
              <w:t>Mercado de Crecimiento</w:t>
            </w:r>
          </w:p>
        </w:tc>
      </w:tr>
      <w:tr w:rsidR="003649A6" w14:paraId="209EAD48"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853CC40" w14:textId="77777777" w:rsidR="003649A6" w:rsidRDefault="00503B60">
            <w:pPr>
              <w:spacing w:line="252" w:lineRule="auto"/>
            </w:pPr>
            <w:r>
              <w:rPr>
                <w:sz w:val="19"/>
                <w:szCs w:val="19"/>
              </w:rPr>
              <w:t>Historia operativa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1CF7170" w14:textId="77777777" w:rsidR="003649A6" w:rsidRDefault="00503B60">
            <w:pPr>
              <w:spacing w:line="252" w:lineRule="auto"/>
            </w:pPr>
            <w:r>
              <w:rPr>
                <w:sz w:val="19"/>
                <w:szCs w:val="19"/>
              </w:rPr>
              <w:t>Mínimo definido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E3FCCBF" w14:textId="77777777" w:rsidR="003649A6" w:rsidRDefault="00503B60">
            <w:pPr>
              <w:spacing w:line="252" w:lineRule="auto"/>
            </w:pPr>
            <w:r>
              <w:rPr>
                <w:sz w:val="19"/>
                <w:szCs w:val="19"/>
              </w:rPr>
              <w:t>Sin mínimo</w:t>
            </w:r>
          </w:p>
        </w:tc>
      </w:tr>
      <w:tr w:rsidR="003649A6" w14:paraId="13C49D81"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26A5A3C" w14:textId="77777777" w:rsidR="003649A6" w:rsidRDefault="00503B60">
            <w:pPr>
              <w:spacing w:line="252" w:lineRule="auto"/>
            </w:pPr>
            <w:r>
              <w:rPr>
                <w:sz w:val="19"/>
                <w:szCs w:val="19"/>
              </w:rPr>
              <w:t>Estados financieros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5145051" w14:textId="77777777" w:rsidR="003649A6" w:rsidRDefault="00503B60">
            <w:pPr>
              <w:spacing w:line="252" w:lineRule="auto"/>
            </w:pPr>
            <w:r>
              <w:rPr>
                <w:sz w:val="19"/>
                <w:szCs w:val="19"/>
              </w:rPr>
              <w:t>Auditados, varios ejercicios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75A06D3" w14:textId="77777777" w:rsidR="003649A6" w:rsidRDefault="00503B60">
            <w:pPr>
              <w:spacing w:line="252" w:lineRule="auto"/>
            </w:pPr>
            <w:r>
              <w:rPr>
                <w:sz w:val="19"/>
                <w:szCs w:val="19"/>
              </w:rPr>
              <w:t>Auditados del último ejercicio, o revisión limitada cuando no exista auditoría previa</w:t>
            </w:r>
          </w:p>
        </w:tc>
      </w:tr>
      <w:tr w:rsidR="003649A6" w14:paraId="263AD928"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8DB10F6" w14:textId="77777777" w:rsidR="003649A6" w:rsidRDefault="00503B60">
            <w:pPr>
              <w:spacing w:line="252" w:lineRule="auto"/>
            </w:pPr>
            <w:r>
              <w:rPr>
                <w:sz w:val="19"/>
                <w:szCs w:val="19"/>
              </w:rPr>
              <w:t>Valuación mínima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726A8EE" w14:textId="77777777" w:rsidR="003649A6" w:rsidRDefault="00503B60">
            <w:pPr>
              <w:spacing w:line="252" w:lineRule="auto"/>
            </w:pPr>
            <w:r>
              <w:rPr>
                <w:sz w:val="19"/>
                <w:szCs w:val="19"/>
              </w:rPr>
              <w:t>Umbral alto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12B53CD" w14:textId="77777777" w:rsidR="003649A6" w:rsidRDefault="00503B60">
            <w:pPr>
              <w:spacing w:line="252" w:lineRule="auto"/>
            </w:pPr>
            <w:r>
              <w:rPr>
                <w:sz w:val="19"/>
                <w:szCs w:val="19"/>
              </w:rPr>
              <w:t>Umbral bajo o sin umbral</w:t>
            </w:r>
          </w:p>
        </w:tc>
      </w:tr>
      <w:tr w:rsidR="003649A6" w14:paraId="49DA54D5"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AA9ACC6" w14:textId="77777777" w:rsidR="003649A6" w:rsidRDefault="00503B60">
            <w:pPr>
              <w:spacing w:line="252" w:lineRule="auto"/>
            </w:pPr>
            <w:r>
              <w:rPr>
                <w:sz w:val="19"/>
                <w:szCs w:val="19"/>
              </w:rPr>
              <w:t>Gobierno corporativo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A55E839" w14:textId="77777777" w:rsidR="003649A6" w:rsidRDefault="00503B60">
            <w:pPr>
              <w:spacing w:line="252" w:lineRule="auto"/>
            </w:pPr>
            <w:r>
              <w:rPr>
                <w:sz w:val="19"/>
                <w:szCs w:val="19"/>
              </w:rPr>
              <w:t>Órgano colegiado, al menos un miembro independiente, comité de auditoría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CBA8056" w14:textId="77777777" w:rsidR="003649A6" w:rsidRDefault="00503B60">
            <w:pPr>
              <w:spacing w:line="252" w:lineRule="auto"/>
            </w:pPr>
            <w:r>
              <w:rPr>
                <w:sz w:val="19"/>
                <w:szCs w:val="19"/>
              </w:rPr>
              <w:t>Órgano de administración con facultades claras</w:t>
            </w:r>
          </w:p>
        </w:tc>
      </w:tr>
      <w:tr w:rsidR="003649A6" w14:paraId="145E4FE4"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7F5574E" w14:textId="77777777" w:rsidR="003649A6" w:rsidRDefault="00503B60">
            <w:pPr>
              <w:spacing w:line="252" w:lineRule="auto"/>
            </w:pPr>
            <w:r>
              <w:rPr>
                <w:sz w:val="19"/>
                <w:szCs w:val="19"/>
              </w:rPr>
              <w:t>Divulgación</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A2322B3" w14:textId="77777777" w:rsidR="003649A6" w:rsidRDefault="00503B60">
            <w:pPr>
              <w:spacing w:line="252" w:lineRule="auto"/>
            </w:pPr>
            <w:r>
              <w:rPr>
                <w:sz w:val="19"/>
                <w:szCs w:val="19"/>
              </w:rPr>
              <w:t>Trimestral y eventos materiales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0F7254A" w14:textId="77777777" w:rsidR="003649A6" w:rsidRDefault="00503B60">
            <w:pPr>
              <w:spacing w:line="252" w:lineRule="auto"/>
            </w:pPr>
            <w:r>
              <w:rPr>
                <w:sz w:val="19"/>
                <w:szCs w:val="19"/>
              </w:rPr>
              <w:t>Semestral y eventos materiales</w:t>
            </w:r>
          </w:p>
        </w:tc>
      </w:tr>
      <w:tr w:rsidR="003649A6" w14:paraId="7CCB5768"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12BA6AA" w14:textId="77777777" w:rsidR="003649A6" w:rsidRDefault="00503B60">
            <w:pPr>
              <w:spacing w:line="252" w:lineRule="auto"/>
            </w:pPr>
            <w:r>
              <w:rPr>
                <w:sz w:val="19"/>
                <w:szCs w:val="19"/>
              </w:rPr>
              <w:t>Circulación autorizada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2A56A27" w14:textId="77777777" w:rsidR="003649A6" w:rsidRDefault="00503B60">
            <w:pPr>
              <w:spacing w:line="252" w:lineRule="auto"/>
            </w:pPr>
            <w:r>
              <w:rPr>
                <w:sz w:val="19"/>
                <w:szCs w:val="19"/>
              </w:rPr>
              <w:t>Mayor flexibilidad</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EE61BF5" w14:textId="77777777" w:rsidR="003649A6" w:rsidRDefault="00503B60">
            <w:pPr>
              <w:spacing w:line="252" w:lineRule="auto"/>
            </w:pPr>
            <w:r>
              <w:rPr>
                <w:sz w:val="19"/>
                <w:szCs w:val="19"/>
              </w:rPr>
              <w:t>Más restringida, con liberación más prolongada</w:t>
            </w:r>
          </w:p>
        </w:tc>
      </w:tr>
      <w:tr w:rsidR="003649A6" w14:paraId="67976DD5"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FE53AB0" w14:textId="77777777" w:rsidR="003649A6" w:rsidRDefault="00503B60">
            <w:pPr>
              <w:spacing w:line="252" w:lineRule="auto"/>
            </w:pPr>
            <w:r>
              <w:rPr>
                <w:sz w:val="19"/>
                <w:szCs w:val="19"/>
              </w:rPr>
              <w:t>Acceso del adquirente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809446F" w14:textId="77777777" w:rsidR="003649A6" w:rsidRDefault="00503B60">
            <w:pPr>
              <w:spacing w:line="252" w:lineRule="auto"/>
            </w:pPr>
            <w:r>
              <w:rPr>
                <w:sz w:val="19"/>
                <w:szCs w:val="19"/>
              </w:rPr>
              <w:t>Sin límite de exposición</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6932FA3" w14:textId="77777777" w:rsidR="003649A6" w:rsidRDefault="00503B60">
            <w:pPr>
              <w:spacing w:line="252" w:lineRule="auto"/>
            </w:pPr>
            <w:r>
              <w:rPr>
                <w:sz w:val="19"/>
                <w:szCs w:val="19"/>
              </w:rPr>
              <w:t>Con límite de exposición por adquirente</w:t>
            </w:r>
          </w:p>
        </w:tc>
      </w:tr>
    </w:tbl>
    <w:p w14:paraId="375D7A9E" w14:textId="77777777" w:rsidR="003649A6" w:rsidRDefault="003649A6">
      <w:pPr>
        <w:spacing w:after="200"/>
      </w:pPr>
    </w:p>
    <w:p w14:paraId="1835CB01" w14:textId="77777777" w:rsidR="003649A6" w:rsidRDefault="00503B60">
      <w:pPr>
        <w:spacing w:after="160" w:line="276" w:lineRule="auto"/>
        <w:jc w:val="both"/>
      </w:pPr>
      <w:r>
        <w:t>Tres reglas de diseño sostienen el esquema. El segmento y el nivel de riesgo son variables distintas y ambas se publican: el segmento describe la madurez del emisor, el nivel describe el riesgo del instrumento. El movimiento entre segmentos opera en ambas direcciones, con ascenso al cumplir los criterios durante un periodo sostenido y descenso al dejar de cumplirlos. Y los requisitos contables admiten normas locales y firmas acreditadas por DBNX, porque exigir auditoría por firma internacional durante varios ejercicios dejaría fuera a la mayor parte del universo de emisores de la región.</w:t>
      </w:r>
    </w:p>
    <w:p w14:paraId="62B9A367" w14:textId="77777777" w:rsidR="003649A6" w:rsidRDefault="00503B60">
      <w:pPr>
        <w:spacing w:after="160" w:line="276" w:lineRule="auto"/>
        <w:jc w:val="both"/>
      </w:pPr>
      <w:r>
        <w:t>Queda reservado un tercer segmento institucional para instrumentos que por complejidad no deban ofrecerse al público general. No se activa hasta que exista un caso que lo requiera.</w:t>
      </w:r>
    </w:p>
    <w:p w14:paraId="06BE8F8C" w14:textId="77777777" w:rsidR="003649A6" w:rsidRDefault="00503B60">
      <w:pPr>
        <w:pStyle w:val="Heading3"/>
        <w:spacing w:before="300" w:after="140"/>
      </w:pPr>
      <w:r>
        <w:t>8.5 Acceso del adquirente</w:t>
      </w:r>
    </w:p>
    <w:p w14:paraId="57959B44" w14:textId="77777777" w:rsidR="003649A6" w:rsidRDefault="00503B60">
      <w:pPr>
        <w:spacing w:after="160" w:line="276" w:lineRule="auto"/>
        <w:jc w:val="both"/>
      </w:pPr>
      <w:r>
        <w:t>El acceso al Mercado de Crecimiento se controla por límite de exposición y no por perfil de inversionista.</w:t>
      </w:r>
    </w:p>
    <w:p w14:paraId="21725C64" w14:textId="77777777" w:rsidR="003649A6" w:rsidRDefault="00503B60">
      <w:pPr>
        <w:spacing w:after="160" w:line="276" w:lineRule="auto"/>
        <w:jc w:val="both"/>
      </w:pPr>
      <w:r>
        <w:t>La restricción por perfil, que en la práctica opera por patrimonio o ingreso mínimo, es la barrera que hace excluyentes a los mercados tradicionales y reserva los instrumentos de mayor potencial para quien ya dispone de capital. Adoptarla contradiría el propósito del sistema.</w:t>
      </w:r>
    </w:p>
    <w:p w14:paraId="3B4F3641" w14:textId="77777777" w:rsidR="003649A6" w:rsidRDefault="00503B60">
      <w:pPr>
        <w:spacing w:after="160" w:line="276" w:lineRule="auto"/>
        <w:jc w:val="both"/>
      </w:pPr>
      <w:r>
        <w:t>El límite de exposición protege de forma más efectiva. El perfil acreditado presume comprensión del riesgo a partir del patrimonio, presunción que no se sostiene, y una vez alcanzado el umbral permite concentrar la totalidad del patrimonio en un solo activo. El límite de exposición reduce la concentración, que es el factor que efectivamente produce pérdidas totales.</w:t>
      </w:r>
    </w:p>
    <w:p w14:paraId="68E131DB" w14:textId="77777777" w:rsidR="003649A6" w:rsidRDefault="00503B60">
      <w:pPr>
        <w:spacing w:after="160" w:line="276" w:lineRule="auto"/>
        <w:jc w:val="both"/>
      </w:pPr>
      <w:r>
        <w:t>El límite opera bajo cuatro reglas. Se aplica por Genesis ID y no por dirección de billetera, porque la aplicación por dirección se evade abriendo varias. Se calcula sobre la exposición agregada al segmento, no por activo individual. Se computa contra el valor de adquisición y no contra el valor de mercado, de modo que la apreciación no bloquee adquisiciones nuevas ni obligue a vender en caídas. Y se expresa como porcentaje del ingreso o patrimonio anual autodeclarado, con piso y techo, sin exigir comprobación documental.</w:t>
      </w:r>
    </w:p>
    <w:p w14:paraId="22427B06" w14:textId="77777777" w:rsidR="003649A6" w:rsidRDefault="00503B60">
      <w:pPr>
        <w:spacing w:after="160" w:line="276" w:lineRule="auto"/>
        <w:jc w:val="both"/>
      </w:pPr>
      <w:r>
        <w:t>La autodeclaración sin prueba documental es la única vía practicable en el mercado objetivo, donde una parte sustancial de los ingresos es informal y no existe comprobante ni declaración de renta. Un requisito de comprobación excluiría precisamente a la población que el sistema busca atender.</w:t>
      </w:r>
    </w:p>
    <w:p w14:paraId="6B764E33" w14:textId="77777777" w:rsidR="003649A6" w:rsidRDefault="00503B60">
      <w:pPr>
        <w:spacing w:after="160" w:line="276" w:lineRule="auto"/>
        <w:jc w:val="both"/>
      </w:pPr>
      <w:r>
        <w:t>El límite se expresa en la unidad de cuenta del protocolo y no en moneda local, dado que las monedas de la región se devalúan a ritmos dispares.</w:t>
      </w:r>
    </w:p>
    <w:p w14:paraId="34A2DD22" w14:textId="77777777" w:rsidR="003649A6" w:rsidRDefault="00503B60">
      <w:pPr>
        <w:spacing w:after="160" w:line="276" w:lineRule="auto"/>
        <w:jc w:val="both"/>
      </w:pPr>
      <w:r>
        <w:t>Acompañan al límite dos mecanismos. La fricción proporcional al riesgo, según la cual a mayor nivel de riesgo del instrumento corresponde un reconocimiento más explícito, con lenguaje concreto sobre pérdida total. Y el registro versionado en cadena de ese reconocimiento.</w:t>
      </w:r>
    </w:p>
    <w:p w14:paraId="670A3CB0" w14:textId="77777777" w:rsidR="003649A6" w:rsidRDefault="00503B60">
      <w:pPr>
        <w:spacing w:after="160" w:line="276" w:lineRule="auto"/>
        <w:jc w:val="both"/>
      </w:pPr>
      <w:r>
        <w:rPr>
          <w:b/>
          <w:bCs/>
        </w:rPr>
        <w:t>Pendiente de verificación legal:</w:t>
      </w:r>
      <w:r>
        <w:t xml:space="preserve"> si la jurisdicción que rija a DBNX impone restricciones obligatorias por perfil de inversionista para ciertos instrumentos, el límite de exposición no las sustituye y ambas reglas deben convivir.</w:t>
      </w:r>
    </w:p>
    <w:p w14:paraId="0EC715E4" w14:textId="77777777" w:rsidR="003649A6" w:rsidRDefault="00503B60">
      <w:pPr>
        <w:pStyle w:val="Heading3"/>
        <w:spacing w:before="300" w:after="140"/>
      </w:pPr>
      <w:r>
        <w:t>8.6 Plantillas de derechos</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78B02C14"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069F792A" w14:textId="77777777" w:rsidR="003649A6" w:rsidRDefault="00503B60">
            <w:pPr>
              <w:spacing w:line="252" w:lineRule="auto"/>
            </w:pPr>
            <w:r>
              <w:rPr>
                <w:b/>
                <w:bCs/>
                <w:color w:val="6B5417"/>
                <w:sz w:val="19"/>
                <w:szCs w:val="19"/>
              </w:rPr>
              <w:t>Plantilla</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2EF7EF9D" w14:textId="77777777" w:rsidR="003649A6" w:rsidRDefault="00503B60">
            <w:pPr>
              <w:spacing w:line="252" w:lineRule="auto"/>
            </w:pPr>
            <w:r>
              <w:rPr>
                <w:b/>
                <w:bCs/>
                <w:color w:val="6B5417"/>
                <w:sz w:val="19"/>
                <w:szCs w:val="19"/>
              </w:rPr>
              <w:t>Parámetros</w:t>
            </w:r>
          </w:p>
        </w:tc>
      </w:tr>
      <w:tr w:rsidR="003649A6" w14:paraId="44C4A9E3"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997F780" w14:textId="77777777" w:rsidR="003649A6" w:rsidRDefault="00503B60">
            <w:pPr>
              <w:spacing w:line="252" w:lineRule="auto"/>
            </w:pPr>
            <w:r>
              <w:rPr>
                <w:sz w:val="19"/>
                <w:szCs w:val="19"/>
              </w:rPr>
              <w:t>Patrimonial</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5FEA31E" w14:textId="77777777" w:rsidR="003649A6" w:rsidRDefault="00503B60">
            <w:pPr>
              <w:spacing w:line="252" w:lineRule="auto"/>
            </w:pPr>
            <w:r>
              <w:rPr>
                <w:sz w:val="19"/>
                <w:szCs w:val="19"/>
              </w:rPr>
              <w:t>Composición de canasta, metodología de valuación, periodicidad, ventanas de recompra, derechos políticos cuando existan</w:t>
            </w:r>
          </w:p>
        </w:tc>
      </w:tr>
      <w:tr w:rsidR="003649A6" w14:paraId="1220090F"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7B64A32" w14:textId="77777777" w:rsidR="003649A6" w:rsidRDefault="00503B60">
            <w:pPr>
              <w:spacing w:line="252" w:lineRule="auto"/>
            </w:pPr>
            <w:r>
              <w:rPr>
                <w:sz w:val="19"/>
                <w:szCs w:val="19"/>
              </w:rPr>
              <w:t>Capital</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7494D1C" w14:textId="77777777" w:rsidR="003649A6" w:rsidRDefault="00503B60">
            <w:pPr>
              <w:spacing w:line="252" w:lineRule="auto"/>
            </w:pPr>
            <w:r>
              <w:rPr>
                <w:sz w:val="19"/>
                <w:szCs w:val="19"/>
              </w:rPr>
              <w:t>Voto, dividendos, clase, periodo de bloqueo, derecho de preferencia, acciones corporativas</w:t>
            </w:r>
          </w:p>
        </w:tc>
      </w:tr>
      <w:tr w:rsidR="003649A6" w14:paraId="2C4997AF"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2084EC6" w14:textId="77777777" w:rsidR="003649A6" w:rsidRDefault="00503B60">
            <w:pPr>
              <w:spacing w:line="252" w:lineRule="auto"/>
            </w:pPr>
            <w:r>
              <w:rPr>
                <w:sz w:val="19"/>
                <w:szCs w:val="19"/>
              </w:rPr>
              <w:t>Deuda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3C30953" w14:textId="77777777" w:rsidR="003649A6" w:rsidRDefault="00503B60">
            <w:pPr>
              <w:spacing w:line="252" w:lineRule="auto"/>
            </w:pPr>
            <w:r>
              <w:rPr>
                <w:sz w:val="19"/>
                <w:szCs w:val="19"/>
              </w:rPr>
              <w:t>Principal, tasa, vencimiento, amortización, obligaciones de hacer y no hacer, prelación</w:t>
            </w:r>
          </w:p>
        </w:tc>
      </w:tr>
      <w:tr w:rsidR="003649A6" w14:paraId="6D41CE14"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E4CE8F2" w14:textId="77777777" w:rsidR="003649A6" w:rsidRDefault="00503B60">
            <w:pPr>
              <w:spacing w:line="252" w:lineRule="auto"/>
            </w:pPr>
            <w:r>
              <w:rPr>
                <w:sz w:val="19"/>
                <w:szCs w:val="19"/>
              </w:rPr>
              <w:t>Participación en ingresos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79153A0" w14:textId="77777777" w:rsidR="003649A6" w:rsidRDefault="00503B60">
            <w:pPr>
              <w:spacing w:line="252" w:lineRule="auto"/>
            </w:pPr>
            <w:r>
              <w:rPr>
                <w:sz w:val="19"/>
                <w:szCs w:val="19"/>
              </w:rPr>
              <w:t>Porcentaje, duración, cascada de distribución, topes</w:t>
            </w:r>
          </w:p>
        </w:tc>
      </w:tr>
      <w:tr w:rsidR="003649A6" w14:paraId="3A9050D7"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08BD4DF" w14:textId="77777777" w:rsidR="003649A6" w:rsidRDefault="00503B60">
            <w:pPr>
              <w:spacing w:line="252" w:lineRule="auto"/>
            </w:pPr>
            <w:r>
              <w:rPr>
                <w:sz w:val="19"/>
                <w:szCs w:val="19"/>
              </w:rPr>
              <w:t>Regalía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F722F60" w14:textId="77777777" w:rsidR="003649A6" w:rsidRDefault="00503B60">
            <w:pPr>
              <w:spacing w:line="252" w:lineRule="auto"/>
            </w:pPr>
            <w:r>
              <w:rPr>
                <w:sz w:val="19"/>
                <w:szCs w:val="19"/>
              </w:rPr>
              <w:t>Tasa, base de volumen o ingreso, duración, derecho de auditoría</w:t>
            </w:r>
          </w:p>
        </w:tc>
      </w:tr>
      <w:tr w:rsidR="003649A6" w14:paraId="32937538"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D7A0F36" w14:textId="77777777" w:rsidR="003649A6" w:rsidRDefault="00503B60">
            <w:pPr>
              <w:spacing w:line="252" w:lineRule="auto"/>
            </w:pPr>
            <w:r>
              <w:rPr>
                <w:sz w:val="19"/>
                <w:szCs w:val="19"/>
              </w:rPr>
              <w:t>Interés inmobiliario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EA672EA" w14:textId="77777777" w:rsidR="003649A6" w:rsidRDefault="00503B60">
            <w:pPr>
              <w:spacing w:line="252" w:lineRule="auto"/>
            </w:pPr>
            <w:r>
              <w:rPr>
                <w:sz w:val="19"/>
                <w:szCs w:val="19"/>
              </w:rPr>
              <w:t>Interés económico en el vehículo, distribución, valuación y reporte</w:t>
            </w:r>
          </w:p>
        </w:tc>
      </w:tr>
    </w:tbl>
    <w:p w14:paraId="5E04A2A2" w14:textId="77777777" w:rsidR="003649A6" w:rsidRDefault="003649A6">
      <w:pPr>
        <w:spacing w:after="200"/>
      </w:pPr>
    </w:p>
    <w:p w14:paraId="72E01104" w14:textId="77777777" w:rsidR="003649A6" w:rsidRDefault="00503B60">
      <w:pPr>
        <w:spacing w:after="160" w:line="276" w:lineRule="auto"/>
        <w:jc w:val="both"/>
      </w:pPr>
      <w:r>
        <w:rPr>
          <w:b/>
          <w:bCs/>
        </w:rPr>
        <w:t>Pendiente:</w:t>
      </w:r>
      <w:r>
        <w:t xml:space="preserve"> parametrización completa de cada plantilla y su correspondencia con las interfaces del motor de securities.</w:t>
      </w:r>
    </w:p>
    <w:p w14:paraId="18F9C370" w14:textId="77777777" w:rsidR="003649A6" w:rsidRDefault="00503B60">
      <w:pPr>
        <w:pStyle w:val="Heading3"/>
        <w:spacing w:before="300" w:after="140"/>
      </w:pPr>
      <w:r>
        <w:t>8.7 Motor de pagos</w:t>
      </w:r>
    </w:p>
    <w:p w14:paraId="40CB5244" w14:textId="77777777" w:rsidR="003649A6" w:rsidRDefault="00503B60">
      <w:pPr>
        <w:spacing w:after="160" w:line="276" w:lineRule="auto"/>
        <w:jc w:val="both"/>
      </w:pPr>
      <w:r>
        <w:t>La admisión de instrumentos de deuda y de participación en ingresos requiere un motor de pagos que el protocolo no contempla actualmente, porque el primer instrumento patrimonial se diseñó sin distribuciones recurrentes.</w:t>
      </w:r>
    </w:p>
    <w:p w14:paraId="531FC57B" w14:textId="77777777" w:rsidR="003649A6" w:rsidRDefault="00503B60">
      <w:pPr>
        <w:spacing w:after="160" w:line="276" w:lineRule="auto"/>
        <w:jc w:val="both"/>
      </w:pPr>
      <w:r>
        <w:t>El motor debe cubrir calendario de pagos, ejecución de distribuciones, tratamiento de la mora del emisor, aceleración y ejecución de garantías.</w:t>
      </w:r>
    </w:p>
    <w:p w14:paraId="04E7E42B" w14:textId="77777777" w:rsidR="003649A6" w:rsidRDefault="00503B60">
      <w:pPr>
        <w:spacing w:after="160" w:line="276" w:lineRule="auto"/>
        <w:jc w:val="both"/>
      </w:pPr>
      <w:r>
        <w:rPr>
          <w:b/>
          <w:bCs/>
        </w:rPr>
        <w:t>Pendiente:</w:t>
      </w:r>
      <w:r>
        <w:t xml:space="preserve"> especificación completa. Es requisito previo a la admisión de cualquier instrumento con distribuciones.</w:t>
      </w:r>
    </w:p>
    <w:p w14:paraId="4F28E8FD" w14:textId="77777777" w:rsidR="003649A6" w:rsidRDefault="00503B60">
      <w:pPr>
        <w:pStyle w:val="Heading3"/>
        <w:spacing w:before="300" w:after="140"/>
      </w:pPr>
      <w:r>
        <w:t>8.8 Acciones corporativas</w:t>
      </w:r>
    </w:p>
    <w:p w14:paraId="6F7F018E" w14:textId="77777777" w:rsidR="003649A6" w:rsidRDefault="00503B60">
      <w:pPr>
        <w:spacing w:after="160" w:line="276" w:lineRule="auto"/>
        <w:jc w:val="both"/>
      </w:pPr>
      <w:r>
        <w:rPr>
          <w:b/>
          <w:bCs/>
        </w:rPr>
        <w:t>Pendiente:</w:t>
      </w:r>
      <w:r>
        <w:t xml:space="preserve"> flujo de aprobación y tratamiento de tenedores para divisiones, ampliaciones, recompras y modificación de derechos.</w:t>
      </w:r>
    </w:p>
    <w:p w14:paraId="766BA802" w14:textId="77777777" w:rsidR="003649A6" w:rsidRDefault="00503B60">
      <w:pPr>
        <w:pStyle w:val="Heading1"/>
        <w:pageBreakBefore/>
        <w:pBdr>
          <w:bottom w:val="single" w:sz="6" w:space="6" w:color="C9BE9E"/>
        </w:pBdr>
        <w:spacing w:before="200" w:after="200"/>
      </w:pPr>
      <w:r>
        <w:t>9. SFSP-300. Commodities</w:t>
      </w:r>
    </w:p>
    <w:p w14:paraId="1B19457F" w14:textId="77777777" w:rsidR="003649A6" w:rsidRDefault="00503B60">
      <w:pPr>
        <w:pStyle w:val="Heading3"/>
        <w:spacing w:before="300" w:after="140"/>
      </w:pPr>
      <w:r>
        <w:t>9.1 Naturaleza</w:t>
      </w:r>
    </w:p>
    <w:p w14:paraId="338BDADA" w14:textId="77777777" w:rsidR="003649A6" w:rsidRDefault="00503B60">
      <w:pPr>
        <w:spacing w:after="160" w:line="276" w:lineRule="auto"/>
        <w:jc w:val="both"/>
      </w:pPr>
      <w:commentRangeStart w:id="2"/>
      <w:del w:id="9004" w:author="Claude" w:date="2026-09-24T09:00:00Z">
        <w:r>
          <w:delText xml:space="preserve">AUKA y AGKA están respaldadas por oro y plata respectivamente.</w:delText>
        </w:r>
      </w:del>
      <w:ins w:id="9005" w:author="Claude" w:date="2026-09-24T09:00:00Z">
        <w:r>
          <w:t xml:space="preserve">AUKA y AGKA se diseñan para quedar respaldadas por oro y plata respectivamente desde su primera colocación con terceros.</w:t>
        </w:r>
      </w:ins>
      <w:commentRangeEnd w:id="2"/>
      <w:r>
        <w:rPr>
          <w:rStyle w:val="CommentReference"/>
        </w:rPr>
        <w:commentReference w:id="2"/>
      </w:r>
      <w:r>
        <w:t xml:space="preserve"> El respaldo incluye derecho de redención reconocido en el protocolo desde la primera versión, elemento que sostiene la calificación de respaldado y que proporciona el mecanismo de arbitraje que mantiene el precio alineado con el metal.</w:t>
      </w:r>
    </w:p>
    <w:p w14:paraId="17579C23" w14:textId="77777777" w:rsidR="003649A6" w:rsidRDefault="00503B60">
      <w:pPr>
        <w:spacing w:after="160" w:line="276" w:lineRule="auto"/>
        <w:jc w:val="both"/>
      </w:pPr>
      <w:r>
        <w:t>La unidad protocolaria es la onza troy fina. El valor visible fluctúa con el mercado, dado que el token representa cantidad de metal y no un precio fijo en moneda.</w:t>
      </w:r>
    </w:p>
    <w:p w14:paraId="170DB45F" w14:textId="77777777" w:rsidR="003649A6" w:rsidRDefault="00503B60">
      <w:pPr>
        <w:spacing w:after="160" w:line="276" w:lineRule="auto"/>
        <w:jc w:val="both"/>
      </w:pPr>
      <w:r>
        <w:t>Esta naturaleza se distingue expresamente de la de ORIGEN, que es referenciado y no respaldado. Ambas afirmaciones deben mantenerse separadas en todos los materiales.</w:t>
      </w:r>
    </w:p>
    <w:p w14:paraId="68B518B8" w14:textId="77777777">
      <w:pPr>
        <w:spacing w:after="160" w:line="276" w:lineRule="auto"/>
        <w:jc w:val="both"/>
        <w:rPr>
          <w:ins w:id="9006" w:author="Claude" w:date="2026-09-24T09:00:00Z"/>
        </w:rPr>
      </w:pPr>
      <w:commentRangeStart w:id="3"/>
      <w:ins w:id="9007" w:author="Claude" w:date="2026-09-24T09:00:00Z">
        <w:r>
          <w:t xml:space="preserve">Mientras no exista metal custodiado y atestado, ningún material público describe a AUKA ni a AGKA como respaldadas, y rige la regla de la Junta del 14 de agosto de 2026: no se afirma la existencia de oro en bóveda. La calificación de respaldado se adquiere con la primera atestación vigente, se publica en el Asset Passport y se pierde automáticamente si la atestación vence.</w:t>
        </w:r>
      </w:ins>
      <w:commentRangeEnd w:id="3"/>
      <w:r>
        <w:rPr>
          <w:rStyle w:val="CommentReference"/>
        </w:rPr>
        <w:commentReference w:id="3"/>
      </w:r>
    </w:p>
    <w:p w14:paraId="03CD6932" w14:textId="77777777" w:rsidR="003649A6" w:rsidRDefault="00503B60">
      <w:pPr>
        <w:spacing w:after="160" w:line="276" w:lineRule="auto"/>
        <w:jc w:val="both"/>
      </w:pPr>
      <w:r>
        <w:t>El respaldo condiciona la colocación y no la acuñación. Un activo de esta serie puede acuñarse en su totalidad y permanecer en tesorería, y ninguna unidad se coloca con terceros sin metal verificado que la respalde.</w:t>
      </w:r>
    </w:p>
    <w:p w14:paraId="7A495DFB" w14:textId="77777777" w:rsidR="003649A6" w:rsidRDefault="00503B60">
      <w:pPr>
        <w:pStyle w:val="Heading3"/>
        <w:spacing w:before="300" w:after="140"/>
      </w:pPr>
      <w:r>
        <w:t>9.2 Custodia</w:t>
      </w:r>
    </w:p>
    <w:p w14:paraId="6BA75693" w14:textId="77777777" w:rsidR="003649A6" w:rsidRDefault="00503B60">
      <w:pPr>
        <w:spacing w:after="160" w:line="276" w:lineRule="auto"/>
        <w:jc w:val="both"/>
      </w:pPr>
      <w:r>
        <w:t>El respaldo se distribuye entre varias bóvedas en jurisdicciones distintas, con custodios independientes entre sí, cada uno atestando por separado y con vencimiento.</w:t>
      </w:r>
    </w:p>
    <w:p w14:paraId="0DB130EE" w14:textId="77777777" w:rsidR="003649A6" w:rsidRDefault="00503B60">
      <w:pPr>
        <w:spacing w:after="160" w:line="276" w:lineRule="auto"/>
        <w:jc w:val="both"/>
      </w:pPr>
      <w:r>
        <w:t>La independencia se predica respecto del emisor y respecto de los demás custodios. AuBank puede actuar como custodio cuando obtenga la Licencia de Custodia Clase G, en cuyo caso deja de ser un custodio independiente del sistema y queda sujeto a dos condiciones: un límite de concentración sobre el total del metal custodiado, y la obligación de que su atestación sea verificada por auditor externo con periodicidad mayor a la aplicable al resto. La proporción custodiada dentro del SFS se declara en el Asset Passport y en la prueba de reservas publicada, de modo que el adquirente pueda evaluar por sí mismo el grado de dependencia interna.</w:t>
      </w:r>
    </w:p>
    <w:p w14:paraId="61AEC0BF" w14:textId="77777777" w:rsidR="003649A6" w:rsidRDefault="00503B60">
      <w:pPr>
        <w:spacing w:after="160" w:line="276" w:lineRule="auto"/>
        <w:jc w:val="both"/>
      </w:pPr>
      <w:r>
        <w:rPr>
          <w:b/>
          <w:bCs/>
        </w:rPr>
        <w:t>Pendiente:</w:t>
      </w:r>
      <w:r>
        <w:t xml:space="preserve"> límite de concentración aplicable a la custodia interna.</w:t>
      </w:r>
    </w:p>
    <w:p w14:paraId="082558A0" w14:textId="77777777" w:rsidR="003649A6" w:rsidRDefault="00503B60">
      <w:pPr>
        <w:spacing w:after="160" w:line="276" w:lineRule="auto"/>
        <w:jc w:val="both"/>
      </w:pPr>
      <w:r>
        <w:t>El metal debe estar asignado, segregado del patrimonio del emisor y libre de gravámenes. Sin segregación, en un escenario de insolvencia los tenedores serían acreedores comunes y el respaldo no tendría el valor declarado.</w:t>
      </w:r>
    </w:p>
    <w:p w14:paraId="1BC5A18F" w14:textId="77777777" w:rsidR="003649A6" w:rsidRDefault="00503B60">
      <w:pPr>
        <w:spacing w:after="160" w:line="276" w:lineRule="auto"/>
        <w:jc w:val="both"/>
      </w:pPr>
      <w:r>
        <w:t>La custodia se mantiene en dos denominaciones. El grueso de la reserva en barras Good Delivery, que ofrece el costo de custodia más bajo y la mejor liquidez. Una porción de trabajo en barras de kilogramo, destinada a atender el canal de envío.</w:t>
      </w:r>
    </w:p>
    <w:p w14:paraId="07D39D9B" w14:textId="77777777" w:rsidR="003649A6" w:rsidRDefault="00503B60">
      <w:pPr>
        <w:spacing w:after="160" w:line="276" w:lineRule="auto"/>
        <w:jc w:val="both"/>
      </w:pPr>
      <w:r>
        <w:t>El registro de lotes conserva identificador de lote, custodio, bóveda, jurisdicción, metal, peso bruto, pureza, onzas troy finas, hash del certificado de ensayo, estado del seguro, titularidad, gravámenes, fecha de auditoría y vencimiento, así como onzas tokenizadas, redimidas, bloqueadas y disponibles para emisión. El peso bruto y la pureza se registran por separado y nunca solo el peso bruto.</w:t>
      </w:r>
    </w:p>
    <w:p w14:paraId="5C51EEB1" w14:textId="77777777" w:rsidR="003649A6" w:rsidRDefault="00503B60">
      <w:pPr>
        <w:spacing w:after="160" w:line="276" w:lineRule="auto"/>
        <w:jc w:val="both"/>
      </w:pPr>
      <w:r>
        <w:t>Se aplica verificación cruzada por auditor externo rotativo. Se publica prueba de reservas en cadena con onzas custodiadas, ratio de cobertura y fecha de atestación. La conciliación diaria detiene la emisión ante cualquier descuadre.</w:t>
      </w:r>
    </w:p>
    <w:p w14:paraId="4E3EDCA8" w14:textId="77777777" w:rsidR="003649A6" w:rsidRDefault="00503B60">
      <w:pPr>
        <w:spacing w:after="160" w:line="276" w:lineRule="auto"/>
        <w:jc w:val="both"/>
      </w:pPr>
      <w:r>
        <w:rPr>
          <w:b/>
          <w:bCs/>
        </w:rPr>
        <w:t>Regla de no doble cómputo.</w:t>
      </w:r>
      <w:r>
        <w:t xml:space="preserve"> El metal que respalda a AUKA o AGKA no puede computarse en la canasta de ningún otro instrumento ni en cálculo de reservas de otra serie. Cada onza tiene un solo destino contable, verificable en la conciliación diaria.</w:t>
      </w:r>
    </w:p>
    <w:p w14:paraId="5CA4097F" w14:textId="77777777" w:rsidR="003649A6" w:rsidRDefault="00503B60">
      <w:pPr>
        <w:spacing w:after="160" w:line="276" w:lineRule="auto"/>
        <w:jc w:val="both"/>
      </w:pPr>
      <w:r>
        <w:t>En comunicación pública la formulación es registro descentralizado con custodia distribuida y atestación verificable en cadena. No se afirma que el respaldo sea descentralizado, afirmación que no resistiría examen dado que existen entidades custodias identificables.</w:t>
      </w:r>
    </w:p>
    <w:p w14:paraId="1C0D3FA1" w14:textId="77777777" w:rsidR="003649A6" w:rsidRDefault="00503B60">
      <w:pPr>
        <w:spacing w:after="160" w:line="276" w:lineRule="auto"/>
        <w:jc w:val="both"/>
      </w:pPr>
      <w:r>
        <w:rPr>
          <w:b/>
          <w:bCs/>
        </w:rPr>
        <w:t>Estado actual.</w:t>
      </w:r>
      <w:r>
        <w:t xml:space="preserve"> A la fecha no hay metal custodiado ni custodio contratado. Las unidades acuñadas de AUKA y AGKA permanecen en billeteras internas y ninguna ha sido colocada con terceros. El diseño de custodia de esta sección aplica desde la primera colocación.</w:t>
      </w:r>
    </w:p>
    <w:p w14:paraId="434ECBF2" w14:textId="77777777" w:rsidR="003649A6" w:rsidRDefault="00503B60">
      <w:pPr>
        <w:pStyle w:val="Heading3"/>
        <w:spacing w:before="300" w:after="140"/>
      </w:pPr>
      <w:r>
        <w:t>9.3 Redención</w:t>
      </w:r>
    </w:p>
    <w:p w14:paraId="40F2CF31" w14:textId="77777777" w:rsidR="003649A6" w:rsidRDefault="00503B60">
      <w:pPr>
        <w:spacing w:after="160" w:line="276" w:lineRule="auto"/>
        <w:jc w:val="both"/>
      </w:pPr>
      <w:r>
        <w:t>El derecho de redención se distingue de la forma de cumplirlo. Mientras la Licencia de Custodia Clase G se encuentre en trámite, los canales físicos permanecen cerrados por parámetro y la totalidad de las redenciones se liquida en ORIGEN.</w:t>
      </w:r>
    </w:p>
    <w:p w14:paraId="3E036132" w14:textId="77777777" w:rsidR="003649A6" w:rsidRDefault="00503B60">
      <w:pPr>
        <w:spacing w:after="160" w:line="276" w:lineRule="auto"/>
        <w:jc w:val="both"/>
      </w:pPr>
      <w:r>
        <w:t>Los canales físicos quedan escritos de forma completa en la especificación desde el inicio, con un parámetro publicado que indica su estado. La habilitación se produce por acción de gobernanza registrada en cadena, con código de motivo y referencia al número de licencia. La especificación no se modifica.</w:t>
      </w:r>
    </w:p>
    <w:p w14:paraId="22B47F33" w14:textId="77777777" w:rsidR="003649A6" w:rsidRDefault="00503B60">
      <w:pPr>
        <w:spacing w:after="160" w:line="276" w:lineRule="auto"/>
        <w:jc w:val="both"/>
      </w:pPr>
      <w:r>
        <w:rPr>
          <w:b/>
          <w:bCs/>
        </w:rPr>
        <w:t>Unidad de liquidación.</w:t>
      </w:r>
      <w:r>
        <w:t xml:space="preserve"> La liquidación se realiza en ORIGEN. Una onza troy equivale a 31.1035 gramos, es decir 1,710.69 gramin, de modo que una unidad de AUKA equivale a 1,710.69 ORIGEN por definición de denominación, sin operación cambiaria intermedia. AGKA se liquida contra el ratio oro plata del oráculo, con marca de tiempo y tolerancia declarada. La moneda fiduciaria interviene únicamente si el tenedor decide posteriormente convertir su ORIGEN, operación que corresponde a otro módulo y a otra licencia.</w:t>
      </w:r>
    </w:p>
    <w:p w14:paraId="01809EAC" w14:textId="77777777" w:rsidR="003649A6" w:rsidRDefault="00503B60">
      <w:pPr>
        <w:spacing w:after="160" w:line="276" w:lineRule="auto"/>
        <w:jc w:val="both"/>
      </w:pPr>
      <w:r>
        <w:rPr>
          <w:b/>
          <w:bCs/>
        </w:rPr>
        <w:t>Canales y mínimos.</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660"/>
        <w:gridCol w:w="2660"/>
        <w:gridCol w:w="2660"/>
      </w:tblGrid>
      <w:tr w:rsidR="003649A6" w14:paraId="7D8A41AA" w14:textId="77777777">
        <w:tblPrEx>
          <w:tblCellMar>
            <w:top w:w="0" w:type="dxa"/>
            <w:bottom w:w="0" w:type="dxa"/>
          </w:tblCellMar>
        </w:tblPrEx>
        <w:trPr>
          <w:tblHeader/>
        </w:trPr>
        <w:tc>
          <w:tcPr>
            <w:tcW w:w="21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3E53E97A" w14:textId="77777777" w:rsidR="003649A6" w:rsidRDefault="00503B60">
            <w:pPr>
              <w:spacing w:line="252" w:lineRule="auto"/>
            </w:pPr>
            <w:r>
              <w:rPr>
                <w:b/>
                <w:bCs/>
                <w:color w:val="6B5417"/>
                <w:sz w:val="19"/>
                <w:szCs w:val="19"/>
              </w:rPr>
              <w:t>Canal</w:t>
            </w:r>
          </w:p>
        </w:tc>
        <w:tc>
          <w:tcPr>
            <w:tcW w:w="266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3430C19E" w14:textId="77777777" w:rsidR="003649A6" w:rsidRDefault="00503B60">
            <w:pPr>
              <w:spacing w:line="252" w:lineRule="auto"/>
            </w:pPr>
            <w:r>
              <w:rPr>
                <w:b/>
                <w:bCs/>
                <w:color w:val="6B5417"/>
                <w:sz w:val="19"/>
                <w:szCs w:val="19"/>
              </w:rPr>
              <w:t>Mínimo</w:t>
            </w:r>
          </w:p>
        </w:tc>
        <w:tc>
          <w:tcPr>
            <w:tcW w:w="266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4D80969A" w14:textId="77777777" w:rsidR="003649A6" w:rsidRDefault="00503B60">
            <w:pPr>
              <w:spacing w:line="252" w:lineRule="auto"/>
            </w:pPr>
            <w:r>
              <w:rPr>
                <w:b/>
                <w:bCs/>
                <w:color w:val="6B5417"/>
                <w:sz w:val="19"/>
                <w:szCs w:val="19"/>
              </w:rPr>
              <w:t>Entrega</w:t>
            </w:r>
          </w:p>
        </w:tc>
        <w:tc>
          <w:tcPr>
            <w:tcW w:w="266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591E615E" w14:textId="77777777" w:rsidR="003649A6" w:rsidRDefault="00503B60">
            <w:pPr>
              <w:spacing w:line="252" w:lineRule="auto"/>
            </w:pPr>
            <w:r>
              <w:rPr>
                <w:b/>
                <w:bCs/>
                <w:color w:val="6B5417"/>
                <w:sz w:val="19"/>
                <w:szCs w:val="19"/>
              </w:rPr>
              <w:t>Costo al solicitante</w:t>
            </w:r>
          </w:p>
        </w:tc>
      </w:tr>
      <w:tr w:rsidR="003649A6" w14:paraId="6E878967" w14:textId="77777777">
        <w:tblPrEx>
          <w:tblCellMar>
            <w:top w:w="0" w:type="dxa"/>
            <w:bottom w:w="0" w:type="dxa"/>
          </w:tblCellMar>
        </w:tblPrEx>
        <w:tc>
          <w:tcPr>
            <w:tcW w:w="21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C0613E3" w14:textId="77777777" w:rsidR="003649A6" w:rsidRDefault="00503B60">
            <w:pPr>
              <w:spacing w:line="252" w:lineRule="auto"/>
            </w:pPr>
            <w:r>
              <w:rPr>
                <w:sz w:val="19"/>
                <w:szCs w:val="19"/>
              </w:rPr>
              <w:t>Envío asegurado</w:t>
            </w:r>
          </w:p>
        </w:tc>
        <w:tc>
          <w:tcPr>
            <w:tcW w:w="266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035D257" w14:textId="77777777" w:rsidR="003649A6" w:rsidRDefault="00503B60">
            <w:pPr>
              <w:spacing w:line="252" w:lineRule="auto"/>
            </w:pPr>
            <w:r>
              <w:rPr>
                <w:sz w:val="19"/>
                <w:szCs w:val="19"/>
              </w:rPr>
              <w:t>Un kilogramo, 32.15 onzas finas</w:t>
            </w:r>
          </w:p>
        </w:tc>
        <w:tc>
          <w:tcPr>
            <w:tcW w:w="266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BD33C81" w14:textId="77777777" w:rsidR="003649A6" w:rsidRDefault="00503B60">
            <w:pPr>
              <w:spacing w:line="252" w:lineRule="auto"/>
            </w:pPr>
            <w:r>
              <w:rPr>
                <w:sz w:val="19"/>
                <w:szCs w:val="19"/>
              </w:rPr>
              <w:t>De bóveda a destino</w:t>
            </w:r>
          </w:p>
        </w:tc>
        <w:tc>
          <w:tcPr>
            <w:tcW w:w="266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1C50618" w14:textId="77777777" w:rsidR="003649A6" w:rsidRDefault="00503B60">
            <w:pPr>
              <w:spacing w:line="252" w:lineRule="auto"/>
            </w:pPr>
            <w:r>
              <w:rPr>
                <w:sz w:val="19"/>
                <w:szCs w:val="19"/>
              </w:rPr>
              <w:t>Transporte y seguro, cotizados antes de confirmar</w:t>
            </w:r>
          </w:p>
        </w:tc>
      </w:tr>
      <w:tr w:rsidR="003649A6" w14:paraId="5AE42B81" w14:textId="77777777">
        <w:tblPrEx>
          <w:tblCellMar>
            <w:top w:w="0" w:type="dxa"/>
            <w:bottom w:w="0" w:type="dxa"/>
          </w:tblCellMar>
        </w:tblPrEx>
        <w:tc>
          <w:tcPr>
            <w:tcW w:w="21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0AF2795" w14:textId="77777777" w:rsidR="003649A6" w:rsidRDefault="00503B60">
            <w:pPr>
              <w:spacing w:line="252" w:lineRule="auto"/>
            </w:pPr>
            <w:r>
              <w:rPr>
                <w:sz w:val="19"/>
                <w:szCs w:val="19"/>
              </w:rPr>
              <w:t>Retiro presencial</w:t>
            </w:r>
          </w:p>
        </w:tc>
        <w:tc>
          <w:tcPr>
            <w:tcW w:w="266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A8E6003" w14:textId="77777777" w:rsidR="003649A6" w:rsidRDefault="00503B60">
            <w:pPr>
              <w:spacing w:line="252" w:lineRule="auto"/>
            </w:pPr>
            <w:r>
              <w:rPr>
                <w:sz w:val="19"/>
                <w:szCs w:val="19"/>
              </w:rPr>
              <w:t>Una onza troy fina</w:t>
            </w:r>
          </w:p>
        </w:tc>
        <w:tc>
          <w:tcPr>
            <w:tcW w:w="266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306279D" w14:textId="77777777" w:rsidR="003649A6" w:rsidRDefault="00503B60">
            <w:pPr>
              <w:spacing w:line="252" w:lineRule="auto"/>
            </w:pPr>
            <w:r>
              <w:rPr>
                <w:sz w:val="19"/>
                <w:szCs w:val="19"/>
              </w:rPr>
              <w:t>Punto de entrega designado, con cita</w:t>
            </w:r>
          </w:p>
        </w:tc>
        <w:tc>
          <w:tcPr>
            <w:tcW w:w="266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E2A6151" w14:textId="77777777" w:rsidR="003649A6" w:rsidRDefault="00503B60">
            <w:pPr>
              <w:spacing w:line="252" w:lineRule="auto"/>
            </w:pPr>
            <w:r>
              <w:rPr>
                <w:sz w:val="19"/>
                <w:szCs w:val="19"/>
              </w:rPr>
              <w:t>Prima de denominación, publicada por pieza</w:t>
            </w:r>
          </w:p>
        </w:tc>
      </w:tr>
      <w:tr w:rsidR="003649A6" w14:paraId="261F0990" w14:textId="77777777">
        <w:tblPrEx>
          <w:tblCellMar>
            <w:top w:w="0" w:type="dxa"/>
            <w:bottom w:w="0" w:type="dxa"/>
          </w:tblCellMar>
        </w:tblPrEx>
        <w:tc>
          <w:tcPr>
            <w:tcW w:w="21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E65E4DA" w14:textId="77777777" w:rsidR="003649A6" w:rsidRDefault="00503B60">
            <w:pPr>
              <w:spacing w:line="252" w:lineRule="auto"/>
            </w:pPr>
            <w:r>
              <w:rPr>
                <w:sz w:val="19"/>
                <w:szCs w:val="19"/>
              </w:rPr>
              <w:t>Liquidación en ORIGEN</w:t>
            </w:r>
          </w:p>
        </w:tc>
        <w:tc>
          <w:tcPr>
            <w:tcW w:w="266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6097C1A" w14:textId="77777777" w:rsidR="003649A6" w:rsidRDefault="00503B60">
            <w:pPr>
              <w:spacing w:line="252" w:lineRule="auto"/>
            </w:pPr>
            <w:r>
              <w:rPr>
                <w:sz w:val="19"/>
                <w:szCs w:val="19"/>
              </w:rPr>
              <w:t>Sin mínimo</w:t>
            </w:r>
          </w:p>
        </w:tc>
        <w:tc>
          <w:tcPr>
            <w:tcW w:w="266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4EAC37E" w14:textId="77777777" w:rsidR="003649A6" w:rsidRDefault="00503B60">
            <w:pPr>
              <w:spacing w:line="252" w:lineRule="auto"/>
            </w:pPr>
            <w:r>
              <w:rPr>
                <w:sz w:val="19"/>
                <w:szCs w:val="19"/>
              </w:rPr>
              <w:t>Inmediata, en cadena</w:t>
            </w:r>
          </w:p>
        </w:tc>
        <w:tc>
          <w:tcPr>
            <w:tcW w:w="266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D5A8EA4" w14:textId="77777777" w:rsidR="003649A6" w:rsidRDefault="00503B60">
            <w:pPr>
              <w:spacing w:line="252" w:lineRule="auto"/>
            </w:pPr>
            <w:r>
              <w:rPr>
                <w:sz w:val="19"/>
                <w:szCs w:val="19"/>
              </w:rPr>
              <w:t>Diferencial publicado</w:t>
            </w:r>
          </w:p>
        </w:tc>
      </w:tr>
    </w:tbl>
    <w:p w14:paraId="0FBEA6F1" w14:textId="77777777" w:rsidR="003649A6" w:rsidRDefault="003649A6">
      <w:pPr>
        <w:spacing w:after="200"/>
      </w:pPr>
    </w:p>
    <w:p w14:paraId="201725EC" w14:textId="77777777" w:rsidR="003649A6" w:rsidRDefault="00503B60">
      <w:pPr>
        <w:spacing w:after="160" w:line="276" w:lineRule="auto"/>
        <w:jc w:val="both"/>
      </w:pPr>
      <w:r>
        <w:t>El mínimo no constituye una cifra de política discrecional. Se deriva de la denominación en que está custodiado el metal. Las barras Good Delivery de aproximadamente 400 onzas no se fraccionan, y entregar cantidades menores exigiría refundición, lo que extrae la barra de la cadena de integridad y obliga a nuevo ensayo.</w:t>
      </w:r>
    </w:p>
    <w:p w14:paraId="33169551" w14:textId="77777777" w:rsidR="003649A6" w:rsidRDefault="00503B60">
      <w:pPr>
        <w:spacing w:after="160" w:line="276" w:lineRule="auto"/>
        <w:jc w:val="both"/>
      </w:pPr>
      <w:r>
        <w:t>El acceso opera por umbral objetivo publicado en el Asset Passport, sin lista de participantes autorizados. El modelo de participantes autorizados propio de los fondos cotizados responde a una restricción regulatoria que no aplica aquí, y su adopción crearía un intermediario privilegiado contrario al propósito del mercado.</w:t>
      </w:r>
    </w:p>
    <w:p w14:paraId="046B2251" w14:textId="77777777" w:rsidR="003649A6" w:rsidRDefault="00503B60">
      <w:pPr>
        <w:spacing w:after="160" w:line="276" w:lineRule="auto"/>
        <w:jc w:val="both"/>
      </w:pPr>
      <w:r>
        <w:rPr>
          <w:b/>
          <w:bCs/>
        </w:rPr>
        <w:t>Punto de entrega presencial.</w:t>
      </w:r>
      <w:r>
        <w:t xml:space="preserve"> No coincide con la bóveda. Es una ubicación distinta con inventario propio en denominaciones menores, reabastecida desde la bóveda mediante traslados programados en bulto, de modo que el canal presencial no compromete la seguridad de la custodia ni la integridad de las barras mayores.</w:t>
      </w:r>
    </w:p>
    <w:p w14:paraId="1D102165" w14:textId="77777777" w:rsidR="003649A6" w:rsidRDefault="00503B60">
      <w:pPr>
        <w:spacing w:after="160" w:line="276" w:lineRule="auto"/>
        <w:jc w:val="both"/>
      </w:pPr>
      <w:r>
        <w:t>Opera con cita previa y plazo de aviso, dado que el inventario del punto es limitado y se repone por ciclos. Requiere verificación de identidad presencial contra el Genesis ID del tenedor, sin retiro anónimo ni por tercero sin poder. La quema se produce contra la entrega y no antes de que la persona se presente, de modo que nadie pierde sus tokens por no acudir.</w:t>
      </w:r>
    </w:p>
    <w:p w14:paraId="0EDDDA5D" w14:textId="77777777" w:rsidR="003649A6" w:rsidRDefault="00503B60">
      <w:pPr>
        <w:spacing w:after="160" w:line="276" w:lineRule="auto"/>
        <w:jc w:val="both"/>
      </w:pPr>
      <w:r>
        <w:t>La prima de fabricación de las piezas menores se cobra al solicitante y se publica por denominación, dado que producir treinta y dos barras de una onza cuesta más que una barra de kilogramo con el mismo contenido de metal.</w:t>
      </w:r>
    </w:p>
    <w:p w14:paraId="700EDDE0" w14:textId="77777777" w:rsidR="003649A6" w:rsidRDefault="00503B60">
      <w:pPr>
        <w:spacing w:after="160" w:line="276" w:lineRule="auto"/>
        <w:jc w:val="both"/>
      </w:pPr>
      <w:r>
        <w:rPr>
          <w:b/>
          <w:bCs/>
        </w:rPr>
        <w:t>AGKA.</w:t>
      </w:r>
      <w:r>
        <w:t xml:space="preserve"> Queda en liquidación en ORIGEN de forma permanente, con redención física disponible únicamente por acuerdo específico para operaciones institucionales, y así se declara en el Asset Passport. La relación valor peso de la plata frente al oro hace que una barra de kilogramo de plata represente un valor sustancialmente menor con el mismo peso, de modo que el costo de envío resultaría desproporcionado, y el formato viable sería la barra Good Delivery de mil onzas, con un peso cercano a treinta y un kilogramos.</w:t>
      </w:r>
    </w:p>
    <w:p w14:paraId="0562CE25" w14:textId="77777777" w:rsidR="003649A6" w:rsidRDefault="00503B60">
      <w:pPr>
        <w:spacing w:after="160" w:line="276" w:lineRule="auto"/>
        <w:jc w:val="both"/>
      </w:pPr>
      <w:r>
        <w:rPr>
          <w:b/>
          <w:bCs/>
        </w:rPr>
        <w:t>Flujo.</w:t>
      </w:r>
      <w:r>
        <w:t xml:space="preserve"> Bloqueo, verificación de elegibilidad, liquidación y quema. La quema se produce de forma simultánea o anterior a la entrega, nunca posterior, de modo que en ningún momento existan más tokens emitidos que onzas custodiadas.</w:t>
      </w:r>
    </w:p>
    <w:p w14:paraId="3A8B06FB" w14:textId="77777777" w:rsidR="003649A6" w:rsidRDefault="00503B60">
      <w:pPr>
        <w:spacing w:after="160" w:line="276" w:lineRule="auto"/>
        <w:jc w:val="both"/>
      </w:pPr>
      <w:r>
        <w:t>Se aplica plazo de aviso de cinco a diez días hábiles, ventana de procesamiento definida y atención por orden de llegada. La restricción es logística y no de solvencia: las onzas se encuentran en barras específicas y en bóvedas específicas.</w:t>
      </w:r>
    </w:p>
    <w:p w14:paraId="0297A51A" w14:textId="77777777" w:rsidR="003649A6" w:rsidRDefault="00503B60">
      <w:pPr>
        <w:spacing w:after="160" w:line="276" w:lineRule="auto"/>
        <w:jc w:val="both"/>
      </w:pPr>
      <w:r>
        <w:t>El remanente por debajo del mínimo no obliga a redimir la totalidad. Un tenedor de cuarenta unidades de AUKA redime una barra de kilogramo por 32.15 y conserva las 7.85 restantes como tokens, o las liquida en ORIGEN.</w:t>
      </w:r>
    </w:p>
    <w:p w14:paraId="0EA588BA" w14:textId="77777777" w:rsidR="003649A6" w:rsidRDefault="00503B60">
      <w:pPr>
        <w:spacing w:after="160" w:line="276" w:lineRule="auto"/>
        <w:jc w:val="both"/>
      </w:pPr>
      <w:r>
        <w:rPr>
          <w:b/>
          <w:bCs/>
        </w:rPr>
        <w:t>Efecto sobre los demás tenedores.</w:t>
      </w:r>
      <w:r>
        <w:t xml:space="preserve"> Una redención no los afecta. Al quemarse los tokens en proporción uno a uno con el metal que sale, la cobertura de los tenedores restantes permanece en cien por ciento. La corrida no existe aquí como fenómeno de solvencia: si la totalidad de los tenedores redimiera, el producto se reduciría a cero y cada uno habría recibido exactamente lo que le correspondía.</w:t>
      </w:r>
    </w:p>
    <w:p w14:paraId="7F7AF679" w14:textId="77777777" w:rsidR="003649A6" w:rsidRDefault="00503B60">
      <w:pPr>
        <w:pStyle w:val="Heading3"/>
        <w:spacing w:before="300" w:after="140"/>
      </w:pPr>
      <w:r>
        <w:t>9.4 Supply</w:t>
      </w:r>
    </w:p>
    <w:p w14:paraId="2B4E8BED" w14:textId="77777777" w:rsidR="003649A6" w:rsidRDefault="00503B60">
      <w:pPr>
        <w:spacing w:after="160" w:line="276" w:lineRule="auto"/>
        <w:jc w:val="both"/>
      </w:pPr>
      <w:r>
        <w:t>AUKA y AGKA pueden acuñarse por anticipado y mantenerse en tesorería. Lo que no se adelanta al metal es la colocación: ninguna unidad sale de las billeteras internas hacia un tercero sin onzas verificadas, asignadas y no comprometidas que la respalden.</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166DF43D"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7F5AC242" w14:textId="77777777" w:rsidR="003649A6" w:rsidRDefault="00503B60">
            <w:pPr>
              <w:spacing w:line="252" w:lineRule="auto"/>
            </w:pPr>
            <w:r>
              <w:rPr>
                <w:b/>
                <w:bCs/>
                <w:color w:val="6B5417"/>
                <w:sz w:val="19"/>
                <w:szCs w:val="19"/>
              </w:rPr>
              <w:t>Concepto</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57DB62E6" w14:textId="77777777" w:rsidR="003649A6" w:rsidRDefault="00503B60">
            <w:pPr>
              <w:spacing w:line="252" w:lineRule="auto"/>
            </w:pPr>
            <w:r>
              <w:rPr>
                <w:b/>
                <w:bCs/>
                <w:color w:val="6B5417"/>
                <w:sz w:val="19"/>
                <w:szCs w:val="19"/>
              </w:rPr>
              <w:t>Regla</w:t>
            </w:r>
          </w:p>
        </w:tc>
      </w:tr>
      <w:tr w:rsidR="003649A6" w14:paraId="6BA5B47F"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33F841B" w14:textId="77777777" w:rsidR="003649A6" w:rsidRDefault="00503B60">
            <w:pPr>
              <w:spacing w:line="252" w:lineRule="auto"/>
            </w:pPr>
            <w:r>
              <w:rPr>
                <w:sz w:val="19"/>
                <w:szCs w:val="19"/>
              </w:rPr>
              <w:t>Acuñado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6BBBF47" w14:textId="77777777" w:rsidR="003649A6" w:rsidRDefault="00503B60">
            <w:pPr>
              <w:spacing w:line="252" w:lineRule="auto"/>
            </w:pPr>
            <w:r>
              <w:rPr>
                <w:sz w:val="19"/>
                <w:szCs w:val="19"/>
              </w:rPr>
              <w:t>Total creado en cadena; no acredita reservas</w:t>
            </w:r>
          </w:p>
        </w:tc>
      </w:tr>
      <w:tr w:rsidR="003649A6" w14:paraId="2EDD8735"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F0A64B2" w14:textId="77777777" w:rsidR="003649A6" w:rsidRDefault="00503B60">
            <w:pPr>
              <w:spacing w:line="252" w:lineRule="auto"/>
            </w:pPr>
            <w:r>
              <w:rPr>
                <w:sz w:val="19"/>
                <w:szCs w:val="19"/>
              </w:rPr>
              <w:t>Tesorería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CC5E48B" w14:textId="77777777" w:rsidR="003649A6" w:rsidRDefault="00503B60">
            <w:pPr>
              <w:spacing w:line="252" w:lineRule="auto"/>
            </w:pPr>
            <w:r>
              <w:rPr>
                <w:sz w:val="19"/>
                <w:szCs w:val="19"/>
              </w:rPr>
              <w:t>Unidades acuñadas en billeteras internas, sin colocar</w:t>
            </w:r>
          </w:p>
        </w:tc>
      </w:tr>
      <w:tr w:rsidR="003649A6" w14:paraId="19965476"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398C683" w14:textId="77777777" w:rsidR="003649A6" w:rsidRDefault="00503B60">
            <w:pPr>
              <w:spacing w:line="252" w:lineRule="auto"/>
            </w:pPr>
            <w:r>
              <w:rPr>
                <w:sz w:val="19"/>
                <w:szCs w:val="19"/>
              </w:rPr>
              <w:t>Capacidad de colocación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704434B" w14:textId="77777777" w:rsidR="003649A6" w:rsidRDefault="00503B60">
            <w:pPr>
              <w:spacing w:line="252" w:lineRule="auto"/>
            </w:pPr>
            <w:r>
              <w:rPr>
                <w:sz w:val="19"/>
                <w:szCs w:val="19"/>
              </w:rPr>
              <w:t>Onzas finas verificadas y no comprometidas con unidades ya colocadas</w:t>
            </w:r>
          </w:p>
        </w:tc>
      </w:tr>
      <w:tr w:rsidR="003649A6" w14:paraId="384D6CAF"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732FFE5" w14:textId="77777777" w:rsidR="003649A6" w:rsidRDefault="00503B60">
            <w:pPr>
              <w:spacing w:line="252" w:lineRule="auto"/>
            </w:pPr>
            <w:r>
              <w:rPr>
                <w:sz w:val="19"/>
                <w:szCs w:val="19"/>
              </w:rPr>
              <w:t>Colocado y circulante</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A8FC38B" w14:textId="77777777" w:rsidR="003649A6" w:rsidRDefault="00503B60">
            <w:pPr>
              <w:spacing w:line="252" w:lineRule="auto"/>
            </w:pPr>
            <w:r>
              <w:rPr>
                <w:sz w:val="19"/>
                <w:szCs w:val="19"/>
              </w:rPr>
              <w:t>Unidades en manos de terceros; nunca excede las onzas verificadas</w:t>
            </w:r>
          </w:p>
        </w:tc>
      </w:tr>
      <w:tr w:rsidR="003649A6" w14:paraId="30AAF392"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D4F5077" w14:textId="77777777" w:rsidR="003649A6" w:rsidRDefault="00503B60">
            <w:pPr>
              <w:spacing w:line="252" w:lineRule="auto"/>
            </w:pPr>
            <w:r>
              <w:rPr>
                <w:sz w:val="19"/>
                <w:szCs w:val="19"/>
              </w:rPr>
              <w:t>Bloqueo por redención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6CEA55F" w14:textId="77777777" w:rsidR="003649A6" w:rsidRDefault="00503B60">
            <w:pPr>
              <w:spacing w:line="252" w:lineRule="auto"/>
            </w:pPr>
            <w:r>
              <w:rPr>
                <w:sz w:val="19"/>
                <w:szCs w:val="19"/>
              </w:rPr>
              <w:t>Unidades bloqueadas durante el proceso; se queman antes de liberar metal</w:t>
            </w:r>
          </w:p>
        </w:tc>
      </w:tr>
    </w:tbl>
    <w:p w14:paraId="294EFB83" w14:textId="77777777" w:rsidR="003649A6" w:rsidRDefault="003649A6">
      <w:pPr>
        <w:spacing w:after="200"/>
      </w:pPr>
    </w:p>
    <w:p w14:paraId="56139167" w14:textId="77777777" w:rsidR="003649A6" w:rsidRDefault="00503B60">
      <w:pPr>
        <w:spacing w:after="160" w:line="276" w:lineRule="auto"/>
        <w:jc w:val="both"/>
      </w:pPr>
      <w:r>
        <w:t>La prueba de reservas y el ratio de cobertura se calculan contra las unidades colocadas. La cobertura se mide frente a lo que está en manos de terceros, que es lo que el respaldo protege.</w:t>
      </w:r>
    </w:p>
    <w:p w14:paraId="47BDFAD4" w14:textId="77777777" w:rsidR="003649A6" w:rsidRDefault="00503B60">
      <w:pPr>
        <w:spacing w:after="160" w:line="276" w:lineRule="auto"/>
        <w:jc w:val="both"/>
      </w:pPr>
      <w:r>
        <w:t>La función de acuñación de los contratos actuales de AUKA y AGKA está bajo un dueño único. Su tratamiento se define en el protocolo de billeteras.</w:t>
      </w:r>
    </w:p>
    <w:p w14:paraId="5E4C6BC2" w14:textId="77777777" w:rsidR="003649A6" w:rsidRDefault="00503B60">
      <w:pPr>
        <w:spacing w:after="160" w:line="276" w:lineRule="auto"/>
        <w:jc w:val="both"/>
      </w:pPr>
      <w:r>
        <w:rPr>
          <w:b/>
          <w:bCs/>
        </w:rPr>
        <w:t>Estado actual.</w:t>
      </w:r>
      <w:r>
        <w:t xml:space="preserve"> Acuñados 55.000.000 AUKA y 500.000.000 AGKA en los contratos canónicos, en billeteras internas, sin colocación a terceros y sin metal custodiado. La conciliación de 9.823,01 AUKA sin ubicar sigue pendiente, según la sección 14.5.</w:t>
      </w:r>
    </w:p>
    <w:p w14:paraId="34CEDC07" w14:textId="77777777" w:rsidR="003649A6" w:rsidRDefault="00503B60">
      <w:pPr>
        <w:pStyle w:val="Heading1"/>
        <w:pageBreakBefore/>
        <w:pBdr>
          <w:bottom w:val="single" w:sz="6" w:space="6" w:color="C9BE9E"/>
        </w:pBdr>
        <w:spacing w:before="200" w:after="200"/>
      </w:pPr>
      <w:r>
        <w:t>10. SFSP-400. Monetario</w:t>
      </w:r>
    </w:p>
    <w:p w14:paraId="7EDBB741" w14:textId="77777777" w:rsidR="003649A6" w:rsidRDefault="00503B60">
      <w:pPr>
        <w:pStyle w:val="Heading3"/>
        <w:spacing w:before="300" w:after="140"/>
      </w:pPr>
      <w:r>
        <w:t>10.1 ORIGEN</w:t>
      </w:r>
    </w:p>
    <w:p w14:paraId="4E123A17" w14:textId="77777777" w:rsidR="003649A6" w:rsidRDefault="00503B60">
      <w:pPr>
        <w:spacing w:after="160" w:line="276" w:lineRule="auto"/>
        <w:jc w:val="both"/>
      </w:pPr>
      <w:r>
        <w:t>ORIGEN es la criptomoneda nativa del sistema. Supply fijo de un billón de unidades, sin emisión nueva. Su precio está referenciado al oro mediante la unidad gramin, equivalente a un cincuentaicincoavo de gramo de oro.</w:t>
      </w:r>
    </w:p>
    <w:p w14:paraId="2C4B5967" w14:textId="77777777" w:rsidR="003649A6" w:rsidRDefault="00503B60">
      <w:pPr>
        <w:spacing w:after="160" w:line="276" w:lineRule="auto"/>
        <w:jc w:val="both"/>
      </w:pPr>
      <w:r>
        <w:t>ORIGEN es referenciado y no respaldado. No existe reserva asignada ni derecho de redención. El tenedor no tiene, por el solo hecho de serlo, derecho a exigir una fracción de oro u otro activo.</w:t>
      </w:r>
    </w:p>
    <w:p w14:paraId="61B17E1C" w14:textId="77777777" w:rsidR="003649A6" w:rsidRDefault="00503B60">
      <w:pPr>
        <w:spacing w:after="160" w:line="276" w:lineRule="auto"/>
        <w:jc w:val="both"/>
      </w:pPr>
      <w:r>
        <w:t>El modelo de capacidad de emisión contra reservas que contemplaba el borrador anterior queda descartado, por ser incompatible con el supply fijo ya declarado en materiales de adquirentes.</w:t>
      </w:r>
    </w:p>
    <w:p w14:paraId="713FF320" w14:textId="77777777" w:rsidR="003649A6" w:rsidRDefault="00503B60">
      <w:pPr>
        <w:spacing w:after="160" w:line="276" w:lineRule="auto"/>
        <w:jc w:val="both"/>
      </w:pPr>
      <w:r>
        <w:rPr>
          <w:b/>
          <w:bCs/>
        </w:rPr>
        <w:t>Política de precio.</w:t>
      </w:r>
      <w:r>
        <w:t xml:space="preserve"> La referencia de valor de ORIGEN es el gramin. La decisión formal sobre el precio aplicable en las operaciones del sistema figura como D01 en el registro de decisiones del equipo técnico, y debe resolverse antes de fijar los parámetros de esta serie.</w:t>
      </w:r>
    </w:p>
    <w:p w14:paraId="3D5F159A" w14:textId="77777777" w:rsidR="003649A6" w:rsidRDefault="00503B60">
      <w:pPr>
        <w:spacing w:after="160" w:line="276" w:lineRule="auto"/>
        <w:jc w:val="both"/>
      </w:pPr>
      <w:r>
        <w:rPr>
          <w:b/>
          <w:bCs/>
        </w:rPr>
        <w:t>Estado actual.</w:t>
      </w:r>
      <w:r>
        <w:t xml:space="preserve"> Coexisten tres fuentes de precio. El backend de la billetera usa por omisión un precio fijo de 0,01 USD y admite un modo de oro por variable de entorno. La aplicación móvil calcula la referencia de oro de forma independiente. El reporte de prevención de lavado usa una tercera variable. El backend aplica su precio en conversiones de dinero, entre ellas la acreditación de depósitos y el fondeo de tarjetas, de modo que el modo en operación determina la tasa a la que entra y sale valor del sistema. Qué modo corre hoy en producción no está verificado.</w:t>
      </w:r>
      <w:commentRangeStart w:id="4"/>
      <w:ins w:id="9008" w:author="Claude" w:date="2026-09-24T09:00:00Z">
        <w:r>
          <w:t xml:space="preserve"> La documentación interna se contradice sobre este punto, y el código aplica el precio fijo siempre que falta la variable que elige el modo, así que una configuración perdida devuelve el sistema a 0,01 USD sin aviso.</w:t>
        </w:r>
      </w:ins>
      <w:commentRangeEnd w:id="4"/>
      <w:r>
        <w:rPr>
          <w:rStyle w:val="CommentReference"/>
        </w:rPr>
        <w:commentReference w:id="4"/>
      </w:r>
    </w:p>
    <w:p w14:paraId="03CC7BE8" w14:textId="77777777" w:rsidR="003649A6" w:rsidRDefault="00503B60">
      <w:pPr>
        <w:spacing w:after="160" w:line="276" w:lineRule="auto"/>
        <w:jc w:val="both"/>
      </w:pPr>
      <w:r>
        <w:t>El protocolo exige una sola fuente de precio para ORIGEN, consumida por todos los componentes, conforme a la sección 10.5.</w:t>
      </w:r>
    </w:p>
    <w:p w14:paraId="56BA2748" w14:textId="77777777" w:rsidR="003649A6" w:rsidRDefault="00503B60">
      <w:pPr>
        <w:spacing w:after="160" w:line="276" w:lineRule="auto"/>
        <w:jc w:val="both"/>
      </w:pPr>
      <w:r>
        <w:rPr>
          <w:b/>
          <w:bCs/>
        </w:rPr>
        <w:t>Pendiente:</w:t>
      </w:r>
      <w:r>
        <w:t xml:space="preserve"> política de estabilización. El respaldo por sí solo no obliga al mercado a negociar en la referencia, y al no existir redención, la estabilidad depende de política de mercado. Deben definirse bandas, inventario de tesorería, operaciones de estabilización y divulgación.</w:t>
      </w:r>
    </w:p>
    <w:p w14:paraId="3E81D13E" w14:textId="77777777" w:rsidR="003649A6" w:rsidRDefault="00503B60">
      <w:pPr>
        <w:pStyle w:val="Heading3"/>
        <w:spacing w:before="300" w:after="140"/>
      </w:pPr>
      <w:r>
        <w:t>10.2 Unidad de liquidación autorizada</w:t>
      </w:r>
    </w:p>
    <w:p w14:paraId="15451A6F" w14:textId="77777777" w:rsidR="003649A6" w:rsidRDefault="00503B60">
      <w:pPr>
        <w:spacing w:after="160" w:line="276" w:lineRule="auto"/>
        <w:jc w:val="both"/>
      </w:pPr>
      <w:r>
        <w:t>Las operaciones del mercado se liquidan en unidades de liquidación autorizadas. Una unidad adquiere esa condición mediante designación por el órgano competente, previo cumplimiento de los requisitos aplicables.</w:t>
      </w:r>
    </w:p>
    <w:p w14:paraId="1713BED0" w14:textId="77777777" w:rsidR="003649A6" w:rsidRDefault="00503B60">
      <w:pPr>
        <w:spacing w:after="160" w:line="276" w:lineRule="auto"/>
        <w:jc w:val="both"/>
      </w:pPr>
      <w:r>
        <w:t>A la fecha de esta versión, la única unidad designada es ORIGEN.</w:t>
      </w:r>
    </w:p>
    <w:p w14:paraId="6B8BE4A9" w14:textId="77777777" w:rsidR="003649A6" w:rsidRDefault="00503B60">
      <w:pPr>
        <w:spacing w:after="160" w:line="276" w:lineRule="auto"/>
        <w:jc w:val="both"/>
      </w:pPr>
      <w:r>
        <w:t>La categoría permanece abierta, de modo que la designación de una unidad adicional no requiere enmendar la especificación.</w:t>
      </w:r>
    </w:p>
    <w:p w14:paraId="70D022F3" w14:textId="77777777" w:rsidR="003649A6" w:rsidRDefault="00503B60">
      <w:pPr>
        <w:pStyle w:val="Heading3"/>
        <w:spacing w:before="300" w:after="140"/>
      </w:pPr>
      <w:r>
        <w:t>10.3 Comisión</w:t>
      </w:r>
    </w:p>
    <w:p w14:paraId="7BD9B258" w14:textId="77777777" w:rsidR="003649A6" w:rsidRDefault="00503B60">
      <w:pPr>
        <w:spacing w:after="160" w:line="276" w:lineRule="auto"/>
        <w:jc w:val="both"/>
      </w:pPr>
      <w:r>
        <w:t>La comisión objetivo es de 0,01 USD por transacción, pagada por el usuario en ORIGEN al precio vigente del oráculo. El controlador de comisiones cotiza el importe antes de la firma, lo registra por separado del precio del activo, y abstrae el costo de gas de la red.</w:t>
      </w:r>
    </w:p>
    <w:p w14:paraId="699BD3BA" w14:textId="77777777" w:rsidR="003649A6" w:rsidRDefault="00503B60">
      <w:pPr>
        <w:spacing w:after="160" w:line="276" w:lineRule="auto"/>
        <w:jc w:val="both"/>
      </w:pPr>
      <w:r>
        <w:t>La comisión y el gas son conceptos distintos. El gas remunera a los validadores por procesar la transacción. La comisión es el ingreso por servicio del sistema.</w:t>
      </w:r>
    </w:p>
    <w:p w14:paraId="1A1666DB" w14:textId="77777777" w:rsidR="003649A6" w:rsidRDefault="00503B60">
      <w:pPr>
        <w:spacing w:after="160" w:line="276" w:lineRule="auto"/>
        <w:jc w:val="both"/>
      </w:pPr>
      <w:r>
        <w:rPr>
          <w:b/>
          <w:bCs/>
        </w:rPr>
        <w:t>Estado actual.</w:t>
      </w:r>
      <w:r>
        <w:t xml:space="preserve"> La comisión de 0,01 USD no está implementada. El código contiene una comisión de 0,001 ORIGEN por transacción, dirigida a una cuenta de tesorería y activable por variable de entorno, que en la última verificación documentada no estaba activa. El gas se cobra con tarifa base cero y precio mínimo de 93 gwei, de modo que una transferencia simple cuesta 0,001953 ORIGEN y se paga al validador. El acta de la decisión de Junta sobre la comisión no consta en el repositorio y debe formalizarse, en relación con la decisión D02 del registro técnico.</w:t>
      </w:r>
    </w:p>
    <w:p w14:paraId="6874A2B1" w14:textId="77777777" w:rsidR="003649A6" w:rsidRDefault="00503B60">
      <w:pPr>
        <w:spacing w:after="160" w:line="276" w:lineRule="auto"/>
        <w:jc w:val="both"/>
      </w:pPr>
      <w:r>
        <w:rPr>
          <w:b/>
          <w:bCs/>
        </w:rPr>
        <w:t>Pendiente:</w:t>
      </w:r>
      <w:r>
        <w:t xml:space="preserve"> política de exenciones y paquetes, que deben ser políticas versionadas y no excepciones discrecionales.</w:t>
      </w:r>
    </w:p>
    <w:p w14:paraId="5D9256E9" w14:textId="77777777" w:rsidR="003649A6" w:rsidRDefault="00503B60">
      <w:pPr>
        <w:pStyle w:val="Heading3"/>
        <w:spacing w:before="300" w:after="140"/>
      </w:pPr>
      <w:r>
        <w:t>10.4 Tesorería</w:t>
      </w:r>
    </w:p>
    <w:p w14:paraId="521D1717" w14:textId="77777777" w:rsidR="003649A6" w:rsidRDefault="00503B60">
      <w:pPr>
        <w:spacing w:after="160" w:line="276" w:lineRule="auto"/>
        <w:jc w:val="both"/>
      </w:pPr>
      <w:r>
        <w:t>La tesorería cotiza compra y venta de forma permanente contra el oráculo, con diferencial publicado y fijo, de modo que el tenedor de posiciones pequeñas acceda al precio de referencia sin depender de la profundidad del libro de órdenes ni de los mínimos de redención.</w:t>
      </w:r>
    </w:p>
    <w:p w14:paraId="410B9D28" w14:textId="77777777" w:rsidR="003649A6" w:rsidRDefault="00503B60">
      <w:pPr>
        <w:spacing w:after="160" w:line="276" w:lineRule="auto"/>
        <w:jc w:val="both"/>
      </w:pPr>
      <w:r>
        <w:t>Los controles frente al arbitraje son cinco.</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224A947C"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7598CC2A" w14:textId="77777777" w:rsidR="003649A6" w:rsidRDefault="00503B60">
            <w:pPr>
              <w:spacing w:line="252" w:lineRule="auto"/>
            </w:pPr>
            <w:r>
              <w:rPr>
                <w:b/>
                <w:bCs/>
                <w:color w:val="6B5417"/>
                <w:sz w:val="19"/>
                <w:szCs w:val="19"/>
              </w:rPr>
              <w:t>Control</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01DD4FC9" w14:textId="77777777" w:rsidR="003649A6" w:rsidRDefault="00503B60">
            <w:pPr>
              <w:spacing w:line="252" w:lineRule="auto"/>
            </w:pPr>
            <w:r>
              <w:rPr>
                <w:b/>
                <w:bCs/>
                <w:color w:val="6B5417"/>
                <w:sz w:val="19"/>
                <w:szCs w:val="19"/>
              </w:rPr>
              <w:t>Función</w:t>
            </w:r>
          </w:p>
        </w:tc>
      </w:tr>
      <w:tr w:rsidR="003649A6" w14:paraId="4CAB2FEE"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22F10F3" w14:textId="77777777" w:rsidR="003649A6" w:rsidRDefault="00503B60">
            <w:pPr>
              <w:spacing w:line="252" w:lineRule="auto"/>
            </w:pPr>
            <w:r>
              <w:rPr>
                <w:sz w:val="19"/>
                <w:szCs w:val="19"/>
              </w:rPr>
              <w:t>Diferencial igual o más amplio que el del mercado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2A9F1BA" w14:textId="77777777" w:rsidR="003649A6" w:rsidRDefault="00503B60">
            <w:pPr>
              <w:spacing w:line="252" w:lineRule="auto"/>
            </w:pPr>
            <w:r>
              <w:rPr>
                <w:sz w:val="19"/>
                <w:szCs w:val="19"/>
              </w:rPr>
              <w:t>Elimina el incentivo de arbitrar contra la tesorería</w:t>
            </w:r>
          </w:p>
        </w:tc>
      </w:tr>
      <w:tr w:rsidR="003649A6" w14:paraId="3F171F1E"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E5AA29D" w14:textId="77777777" w:rsidR="003649A6" w:rsidRDefault="00503B60">
            <w:pPr>
              <w:spacing w:line="252" w:lineRule="auto"/>
            </w:pPr>
            <w:r>
              <w:rPr>
                <w:sz w:val="19"/>
                <w:szCs w:val="19"/>
              </w:rPr>
              <w:t>Frescura del oráculo con tolerancia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61D5A1E" w14:textId="77777777" w:rsidR="003649A6" w:rsidRDefault="00503B60">
            <w:pPr>
              <w:spacing w:line="252" w:lineRule="auto"/>
            </w:pPr>
            <w:r>
              <w:rPr>
                <w:sz w:val="19"/>
                <w:szCs w:val="19"/>
              </w:rPr>
              <w:t>Suspende la cotización automáticamente cuando el precio excede una antigüedad o una variación determinada</w:t>
            </w:r>
          </w:p>
        </w:tc>
      </w:tr>
      <w:tr w:rsidR="003649A6" w14:paraId="48E05085"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511A327" w14:textId="77777777" w:rsidR="003649A6" w:rsidRDefault="00503B60">
            <w:pPr>
              <w:spacing w:line="252" w:lineRule="auto"/>
            </w:pPr>
            <w:r>
              <w:rPr>
                <w:sz w:val="19"/>
                <w:szCs w:val="19"/>
              </w:rPr>
              <w:t>Límite por identidad y ventana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0AD0687" w14:textId="77777777" w:rsidR="003649A6" w:rsidRDefault="00503B60">
            <w:pPr>
              <w:spacing w:line="252" w:lineRule="auto"/>
            </w:pPr>
            <w:r>
              <w:rPr>
                <w:sz w:val="19"/>
                <w:szCs w:val="19"/>
              </w:rPr>
              <w:t>Impide la evasión mediante múltiples direcciones</w:t>
            </w:r>
          </w:p>
        </w:tc>
      </w:tr>
      <w:tr w:rsidR="003649A6" w14:paraId="07561EEC"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07DD23C" w14:textId="77777777" w:rsidR="003649A6" w:rsidRDefault="00503B60">
            <w:pPr>
              <w:spacing w:line="252" w:lineRule="auto"/>
            </w:pPr>
            <w:r>
              <w:rPr>
                <w:sz w:val="19"/>
                <w:szCs w:val="19"/>
              </w:rPr>
              <w:t>Inventario asignado y publicado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5F7326B" w14:textId="77777777" w:rsidR="003649A6" w:rsidRDefault="00503B60">
            <w:pPr>
              <w:spacing w:line="252" w:lineRule="auto"/>
            </w:pPr>
            <w:r>
              <w:rPr>
                <w:sz w:val="19"/>
                <w:szCs w:val="19"/>
              </w:rPr>
              <w:t>La tesorería expone su capacidad de operación; agotada, cierra hasta la ventana siguiente</w:t>
            </w:r>
          </w:p>
        </w:tc>
      </w:tr>
      <w:tr w:rsidR="003649A6" w14:paraId="583BCC6D"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DECF45E" w14:textId="77777777" w:rsidR="003649A6" w:rsidRDefault="00503B60">
            <w:pPr>
              <w:spacing w:line="252" w:lineRule="auto"/>
            </w:pPr>
            <w:r>
              <w:rPr>
                <w:sz w:val="19"/>
                <w:szCs w:val="19"/>
              </w:rPr>
              <w:t>Asimetría permitida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6676934" w14:textId="77777777" w:rsidR="003649A6" w:rsidRDefault="00503B60">
            <w:pPr>
              <w:spacing w:line="252" w:lineRule="auto"/>
            </w:pPr>
            <w:r>
              <w:rPr>
                <w:sz w:val="19"/>
                <w:szCs w:val="19"/>
              </w:rPr>
              <w:t>Los diferenciales de compra y venta pueden diferir según convenga</w:t>
            </w:r>
          </w:p>
        </w:tc>
      </w:tr>
    </w:tbl>
    <w:p w14:paraId="091E57F4" w14:textId="77777777" w:rsidR="003649A6" w:rsidRDefault="003649A6">
      <w:pPr>
        <w:spacing w:after="200"/>
      </w:pPr>
    </w:p>
    <w:p w14:paraId="6C20E3C2" w14:textId="77777777" w:rsidR="003649A6" w:rsidRDefault="00503B60">
      <w:pPr>
        <w:spacing w:after="160" w:line="276" w:lineRule="auto"/>
        <w:jc w:val="both"/>
      </w:pPr>
      <w:r>
        <w:t>La tesorería no condiciona su actuación a que el precio alcance un nivel determinado. Hacerlo dejaría sin salida al tenedor de posiciones pequeñas en condiciones normales de mercado, que es precisamente la función que la tesorería cumple.</w:t>
      </w:r>
    </w:p>
    <w:p w14:paraId="44CE8B8D" w14:textId="77777777" w:rsidR="003649A6" w:rsidRDefault="00503B60">
      <w:pPr>
        <w:spacing w:after="160" w:line="276" w:lineRule="auto"/>
        <w:jc w:val="both"/>
      </w:pPr>
      <w:r>
        <w:t>La tesorería no pierde en una operación realizada contra una referencia confiable. La pérdida se produce cuando la referencia está desfasada, razón por la cual la regla es que la tesorería deja de cotizar cuando la referencia deja de ser confiable.</w:t>
      </w:r>
    </w:p>
    <w:p w14:paraId="42CC86A6" w14:textId="77777777" w:rsidR="003649A6" w:rsidRDefault="00503B60">
      <w:pPr>
        <w:spacing w:after="160" w:line="276" w:lineRule="auto"/>
        <w:jc w:val="both"/>
      </w:pPr>
      <w:r>
        <w:rPr>
          <w:b/>
          <w:bCs/>
        </w:rPr>
        <w:t>Pendiente:</w:t>
      </w:r>
      <w:r>
        <w:t xml:space="preserve"> valores concretos del diferencial, de la tolerancia de frescura y de los límites por identidad.</w:t>
      </w:r>
    </w:p>
    <w:p w14:paraId="3B5673C2" w14:textId="77777777" w:rsidR="003649A6" w:rsidRDefault="00503B60">
      <w:pPr>
        <w:pStyle w:val="Heading3"/>
        <w:spacing w:before="300" w:after="140"/>
      </w:pPr>
      <w:r>
        <w:t>10.5 Oráculo</w:t>
      </w:r>
    </w:p>
    <w:p w14:paraId="7EA3B110" w14:textId="77777777" w:rsidR="003649A6" w:rsidRDefault="00503B60">
      <w:pPr>
        <w:spacing w:after="160" w:line="276" w:lineRule="auto"/>
        <w:jc w:val="both"/>
      </w:pPr>
      <w:r>
        <w:t>El sistema mantiene un único registro de oráculo de oro que alimenta tanto a ORIGEN como a AUKA. Dos denominaciones del mismo subyacente alimentadas por fuentes o frecuencias distintas permitirían arbitraje entre instrumentos del propio ecosistema.</w:t>
      </w:r>
    </w:p>
    <w:p w14:paraId="68CCBFFA" w14:textId="77777777" w:rsidR="003649A6" w:rsidRDefault="00503B60">
      <w:pPr>
        <w:spacing w:after="160" w:line="276" w:lineRule="auto"/>
        <w:jc w:val="both"/>
      </w:pPr>
      <w:r>
        <w:rPr>
          <w:b/>
          <w:bCs/>
        </w:rPr>
        <w:t>Estado actual.</w:t>
      </w:r>
      <w:r>
        <w:t xml:space="preserve"> El precio del oro proviene de una fuente principal de mercado con una fuente de respaldo, con caché de treinta segundos, antigüedad máxima de diez minutos e historial almacenado. Ante indisponibilidad de la fuente el sistema muestra un guion y nunca un valor antiguo, criterio que coincide con la regla de frescura de la sección 10.4. La plata sigue el mismo esquema. El precio de ONDK se declara por acta de Junta, con historial y firmante. Los demás tokens no tienen precio, y el sistema lo declara sin referencia en lugar de mostrar un valor.</w:t>
      </w:r>
    </w:p>
    <w:p w14:paraId="11EDBBC1" w14:textId="77777777" w:rsidR="003649A6" w:rsidRDefault="00503B60">
      <w:pPr>
        <w:spacing w:after="160" w:line="276" w:lineRule="auto"/>
        <w:jc w:val="both"/>
      </w:pPr>
      <w:r>
        <w:t>El modo de precio fijo del backend de la billetera descrito en la sección 10.1 no consume este oráculo y debe alinearse con él.</w:t>
      </w:r>
    </w:p>
    <w:p w14:paraId="68489E19" w14:textId="77777777" w:rsidR="003649A6" w:rsidRDefault="00503B60">
      <w:pPr>
        <w:pStyle w:val="Heading1"/>
        <w:pageBreakBefore/>
        <w:pBdr>
          <w:bottom w:val="single" w:sz="6" w:space="6" w:color="C9BE9E"/>
        </w:pBdr>
        <w:spacing w:before="200" w:after="200"/>
      </w:pPr>
      <w:r>
        <w:t>11. SFSP-110. Identidad</w:t>
      </w:r>
    </w:p>
    <w:p w14:paraId="44E60DC2" w14:textId="77777777" w:rsidR="003649A6" w:rsidRDefault="00503B60">
      <w:pPr>
        <w:spacing w:after="160" w:line="276" w:lineRule="auto"/>
        <w:jc w:val="both"/>
      </w:pPr>
      <w:r>
        <w:t>Genesis ID es la identidad financiera persistente del sistema. Vincula una identidad verificada con una o varias billeteras y dispositivos, manteniendo separación entre los datos personales y el estado financiero.</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40"/>
        <w:gridCol w:w="3640"/>
      </w:tblGrid>
      <w:tr w:rsidR="003649A6" w14:paraId="7D90F46D" w14:textId="77777777">
        <w:tblPrEx>
          <w:tblCellMar>
            <w:top w:w="0" w:type="dxa"/>
            <w:bottom w:w="0" w:type="dxa"/>
          </w:tblCellMar>
        </w:tblPrEx>
        <w:trPr>
          <w:tblHeader/>
        </w:trPr>
        <w:tc>
          <w:tcPr>
            <w:tcW w:w="28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48AA9BCD" w14:textId="77777777" w:rsidR="003649A6" w:rsidRDefault="00503B60">
            <w:pPr>
              <w:spacing w:line="252" w:lineRule="auto"/>
            </w:pPr>
            <w:r>
              <w:rPr>
                <w:b/>
                <w:bCs/>
                <w:color w:val="6B5417"/>
                <w:sz w:val="19"/>
                <w:szCs w:val="19"/>
              </w:rPr>
              <w:t>Capa</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5427D685" w14:textId="77777777" w:rsidR="003649A6" w:rsidRDefault="00503B60">
            <w:pPr>
              <w:spacing w:line="252" w:lineRule="auto"/>
            </w:pPr>
            <w:r>
              <w:rPr>
                <w:b/>
                <w:bCs/>
                <w:color w:val="6B5417"/>
                <w:sz w:val="19"/>
                <w:szCs w:val="19"/>
              </w:rPr>
              <w:t>Dato público</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175D9E5C" w14:textId="77777777" w:rsidR="003649A6" w:rsidRDefault="00503B60">
            <w:pPr>
              <w:spacing w:line="252" w:lineRule="auto"/>
            </w:pPr>
            <w:r>
              <w:rPr>
                <w:b/>
                <w:bCs/>
                <w:color w:val="6B5417"/>
                <w:sz w:val="19"/>
                <w:szCs w:val="19"/>
              </w:rPr>
              <w:t>Dato reservado</w:t>
            </w:r>
          </w:p>
        </w:tc>
      </w:tr>
      <w:tr w:rsidR="003649A6" w14:paraId="5DACF2D1"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CFE04F7" w14:textId="77777777" w:rsidR="003649A6" w:rsidRDefault="00503B60">
            <w:pPr>
              <w:spacing w:line="252" w:lineRule="auto"/>
            </w:pPr>
            <w:r>
              <w:rPr>
                <w:sz w:val="19"/>
                <w:szCs w:val="19"/>
              </w:rPr>
              <w:t>Identidad</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8114BDF" w14:textId="77777777" w:rsidR="003649A6" w:rsidRDefault="00503B60">
            <w:pPr>
              <w:spacing w:line="252" w:lineRule="auto"/>
            </w:pPr>
            <w:r>
              <w:rPr>
                <w:sz w:val="19"/>
                <w:szCs w:val="19"/>
              </w:rPr>
              <w:t>Identificador pseudónimo, declaraciones mínimas o compromisos criptográficos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A98A98A" w14:textId="77777777" w:rsidR="003649A6" w:rsidRDefault="00503B60">
            <w:pPr>
              <w:spacing w:line="252" w:lineRule="auto"/>
            </w:pPr>
            <w:r>
              <w:rPr>
                <w:sz w:val="19"/>
                <w:szCs w:val="19"/>
              </w:rPr>
              <w:t>Datos personales, documentos, biometría, evidencia y decisiones detalladas</w:t>
            </w:r>
          </w:p>
        </w:tc>
      </w:tr>
      <w:tr w:rsidR="003649A6" w14:paraId="267B93C4"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EEC140A" w14:textId="77777777" w:rsidR="003649A6" w:rsidRDefault="00503B60">
            <w:pPr>
              <w:spacing w:line="252" w:lineRule="auto"/>
            </w:pPr>
            <w:r>
              <w:rPr>
                <w:sz w:val="19"/>
                <w:szCs w:val="19"/>
              </w:rPr>
              <w:t>Vinculación de billetera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1C9B4D9" w14:textId="77777777" w:rsidR="003649A6" w:rsidRDefault="00503B60">
            <w:pPr>
              <w:spacing w:line="252" w:lineRule="auto"/>
            </w:pPr>
            <w:r>
              <w:rPr>
                <w:sz w:val="19"/>
                <w:szCs w:val="19"/>
              </w:rPr>
              <w:t>Relación entre llave y compromiso de identidad, y su vigencia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22BD448" w14:textId="77777777" w:rsidR="003649A6" w:rsidRDefault="00503B60">
            <w:pPr>
              <w:spacing w:line="252" w:lineRule="auto"/>
            </w:pPr>
            <w:r>
              <w:rPr>
                <w:sz w:val="19"/>
                <w:szCs w:val="19"/>
              </w:rPr>
              <w:t>Historial completo de recuperación y dispositivos</w:t>
            </w:r>
          </w:p>
        </w:tc>
      </w:tr>
      <w:tr w:rsidR="003649A6" w14:paraId="359FC920"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DE09639" w14:textId="77777777" w:rsidR="003649A6" w:rsidRDefault="00503B60">
            <w:pPr>
              <w:spacing w:line="252" w:lineRule="auto"/>
            </w:pPr>
            <w:r>
              <w:rPr>
                <w:sz w:val="19"/>
                <w:szCs w:val="19"/>
              </w:rPr>
              <w:t>Elegibilidad</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BF0089C" w14:textId="77777777" w:rsidR="003649A6" w:rsidRDefault="00503B60">
            <w:pPr>
              <w:spacing w:line="252" w:lineRule="auto"/>
            </w:pPr>
            <w:r>
              <w:rPr>
                <w:sz w:val="19"/>
                <w:szCs w:val="19"/>
              </w:rPr>
              <w:t>Prueba de que se cumple una condición</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28724E9" w14:textId="77777777" w:rsidR="003649A6" w:rsidRDefault="00503B60">
            <w:pPr>
              <w:spacing w:line="252" w:lineRule="auto"/>
            </w:pPr>
            <w:r>
              <w:rPr>
                <w:sz w:val="19"/>
                <w:szCs w:val="19"/>
              </w:rPr>
              <w:t>Fundamento de la verificación, documentos fuente y notas de revisión</w:t>
            </w:r>
          </w:p>
        </w:tc>
      </w:tr>
    </w:tbl>
    <w:p w14:paraId="4DF3993B" w14:textId="77777777" w:rsidR="003649A6" w:rsidRDefault="003649A6">
      <w:pPr>
        <w:spacing w:after="200"/>
      </w:pPr>
    </w:p>
    <w:p w14:paraId="154A46A6" w14:textId="77777777" w:rsidR="003649A6" w:rsidRDefault="00503B60">
      <w:pPr>
        <w:spacing w:after="160" w:line="276" w:lineRule="auto"/>
        <w:jc w:val="both"/>
      </w:pPr>
      <w:r>
        <w:t>La recuperación opera mediante reporte del titular, reverificación reforzada, invalidación o congelamiento del vínculo perdido, aprobación con doble control según valor y riesgo, revinculación de activos o transferencia por recuperación, y conservación de un comprobante inmutable en cadena sin exposición de datos personales.</w:t>
      </w:r>
    </w:p>
    <w:p w14:paraId="5D851C74" w14:textId="77777777" w:rsidR="003649A6" w:rsidRDefault="00503B60">
      <w:pPr>
        <w:spacing w:after="160" w:line="276" w:lineRule="auto"/>
        <w:jc w:val="both"/>
      </w:pPr>
      <w:r>
        <w:t>El modelo de credenciales puede adoptar un esquema compatible con credenciales verificables, de modo que se pueda demostrar el cumplimiento de una condición sin revelar el expediente completo.</w:t>
      </w:r>
    </w:p>
    <w:p w14:paraId="56A17949" w14:textId="77777777" w:rsidR="003649A6" w:rsidRDefault="00503B60">
      <w:pPr>
        <w:spacing w:after="160" w:line="276" w:lineRule="auto"/>
        <w:jc w:val="both"/>
      </w:pPr>
      <w:r>
        <w:rPr>
          <w:b/>
          <w:bCs/>
        </w:rPr>
        <w:t>Estado actual.</w:t>
      </w:r>
      <w:r>
        <w:t xml:space="preserve"> La implementación en producción es genesis-id, con el portal y el panel anteriores retirados. La verificación combina lectura de la zona legible por máquina del documento, lectura del anverso, cotejo facial y filtrado de riesgo por país conforme a las listas del GAFI. La aprobación es exclusivamente humana: ningún camino automático marca una identidad como verificada, y los operadores acceden con segundo factor. Las imágenes de documento y rostro se cifran y se retienen cinco años desde la decisión. El registro de accesos se firma y se ancla diariamente en la cadena.</w:t>
      </w:r>
    </w:p>
    <w:p w14:paraId="0BB6DBFC" w14:textId="77777777" w:rsidR="003649A6" w:rsidRDefault="00503B60">
      <w:pPr>
        <w:spacing w:after="160" w:line="276" w:lineRule="auto"/>
        <w:jc w:val="both"/>
      </w:pPr>
      <w:r>
        <w:t>Una identidad puede vincular varias billeteras, lo que permite aplicar el límite de exposición por identidad de la sección 8.5. Desde la cadena no se puede saber que dos direcciones pertenecen a la misma persona; esa relación vive en la base de Genesis ID.</w:t>
      </w:r>
    </w:p>
    <w:p w14:paraId="01220CB2" w14:textId="77777777" w:rsidR="003649A6" w:rsidRDefault="00503B60">
      <w:pPr>
        <w:spacing w:after="160" w:line="276" w:lineRule="auto"/>
        <w:jc w:val="both"/>
      </w:pPr>
      <w:r>
        <w:rPr>
          <w:b/>
          <w:bCs/>
        </w:rPr>
        <w:t>Pendiente:</w:t>
      </w:r>
      <w:r>
        <w:t xml:space="preserve"> existen dos copias del puente entre Genesis ID y Veta Wallet con código divergente, y debe fijarse una sola. Debe verificarse además que todas las aplicaciones registren la dirección de billetera en cada vínculo, condición de la que depende el cálculo agregado del límite de exposición. Los estados de identidad del código deben alinearse con los del Apéndice A.</w:t>
      </w:r>
    </w:p>
    <w:p w14:paraId="124DBA58" w14:textId="77777777" w:rsidR="003649A6" w:rsidRDefault="00503B60">
      <w:pPr>
        <w:pStyle w:val="Heading1"/>
        <w:pageBreakBefore/>
        <w:pBdr>
          <w:bottom w:val="single" w:sz="6" w:space="6" w:color="C9BE9E"/>
        </w:pBdr>
        <w:spacing w:before="200" w:after="200"/>
      </w:pPr>
      <w:r>
        <w:t>12. SFSP-600. Privacidad</w:t>
      </w:r>
    </w:p>
    <w:p w14:paraId="4AF285DB" w14:textId="77777777" w:rsidR="003649A6" w:rsidRDefault="00503B60">
      <w:pPr>
        <w:spacing w:after="160" w:line="276" w:lineRule="auto"/>
        <w:jc w:val="both"/>
      </w:pPr>
      <w:r>
        <w:t>El principio es que ocultar información en la interfaz no constituye privacidad. Un saldo oculto en la pantalla pero almacenado en estado público es legible por cualquier nodo. La privacidad debe existir en el modelo criptográfico o en un dominio de estado confidencial.</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4F232162"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5505F744" w14:textId="77777777" w:rsidR="003649A6" w:rsidRDefault="00503B60">
            <w:pPr>
              <w:spacing w:line="252" w:lineRule="auto"/>
            </w:pPr>
            <w:r>
              <w:rPr>
                <w:b/>
                <w:bCs/>
                <w:color w:val="6B5417"/>
                <w:sz w:val="19"/>
                <w:szCs w:val="19"/>
              </w:rPr>
              <w:t>Actor</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0EBBF9F" w14:textId="77777777" w:rsidR="003649A6" w:rsidRDefault="00503B60">
            <w:pPr>
              <w:spacing w:line="252" w:lineRule="auto"/>
            </w:pPr>
            <w:r>
              <w:rPr>
                <w:b/>
                <w:bCs/>
                <w:color w:val="6B5417"/>
                <w:sz w:val="19"/>
                <w:szCs w:val="19"/>
              </w:rPr>
              <w:t>Alcance de visibilidad</w:t>
            </w:r>
          </w:p>
        </w:tc>
      </w:tr>
      <w:tr w:rsidR="003649A6" w14:paraId="10890C08"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1C498A7" w14:textId="77777777" w:rsidR="003649A6" w:rsidRDefault="00503B60">
            <w:pPr>
              <w:spacing w:line="252" w:lineRule="auto"/>
            </w:pPr>
            <w:r>
              <w:rPr>
                <w:sz w:val="19"/>
                <w:szCs w:val="19"/>
              </w:rPr>
              <w:t>Público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E20EF4C" w14:textId="77777777" w:rsidR="003649A6" w:rsidRDefault="00503B60">
            <w:pPr>
              <w:spacing w:line="252" w:lineRule="auto"/>
            </w:pPr>
            <w:r>
              <w:rPr>
                <w:sz w:val="19"/>
                <w:szCs w:val="19"/>
              </w:rPr>
              <w:t>Bloque, comprobante, marca de tiempo, tipo e identificador de activo cuando sea seguro, estado, comisión, compromiso criptográfico y métricas agregadas</w:t>
            </w:r>
          </w:p>
        </w:tc>
      </w:tr>
      <w:tr w:rsidR="003649A6" w14:paraId="6DE6E9E1"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49F4514" w14:textId="77777777" w:rsidR="003649A6" w:rsidRDefault="00503B60">
            <w:pPr>
              <w:spacing w:line="252" w:lineRule="auto"/>
            </w:pPr>
            <w:r>
              <w:rPr>
                <w:sz w:val="19"/>
                <w:szCs w:val="19"/>
              </w:rPr>
              <w:t>Titular</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D29F69F" w14:textId="77777777" w:rsidR="003649A6" w:rsidRDefault="00503B60">
            <w:pPr>
              <w:spacing w:line="252" w:lineRule="auto"/>
            </w:pPr>
            <w:r>
              <w:rPr>
                <w:sz w:val="19"/>
                <w:szCs w:val="19"/>
              </w:rPr>
              <w:t>Sus saldos, montos, actividad, documentos y contraparte cuando corresponda</w:t>
            </w:r>
          </w:p>
        </w:tc>
      </w:tr>
      <w:tr w:rsidR="003649A6" w14:paraId="7889CA5C"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EA75ED0" w14:textId="77777777" w:rsidR="003649A6" w:rsidRDefault="00503B60">
            <w:pPr>
              <w:spacing w:line="252" w:lineRule="auto"/>
            </w:pPr>
            <w:r>
              <w:rPr>
                <w:sz w:val="19"/>
                <w:szCs w:val="19"/>
              </w:rPr>
              <w:t>DBNX y auditor</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5ED37FE" w14:textId="77777777" w:rsidR="003649A6" w:rsidRDefault="00503B60">
            <w:pPr>
              <w:spacing w:line="252" w:lineRule="auto"/>
            </w:pPr>
            <w:r>
              <w:rPr>
                <w:sz w:val="19"/>
                <w:szCs w:val="19"/>
              </w:rPr>
              <w:t>Vista ampliada para supervisión y casos, con motivo y registro de acceso</w:t>
            </w:r>
          </w:p>
        </w:tc>
      </w:tr>
      <w:tr w:rsidR="003649A6" w14:paraId="055B64A7"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9252960" w14:textId="77777777" w:rsidR="003649A6" w:rsidRDefault="00503B60">
            <w:pPr>
              <w:spacing w:line="252" w:lineRule="auto"/>
            </w:pPr>
            <w:r>
              <w:rPr>
                <w:sz w:val="19"/>
                <w:szCs w:val="19"/>
              </w:rPr>
              <w:t>Autoridad competente</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1B12EC1" w14:textId="77777777" w:rsidR="003649A6" w:rsidRDefault="00503B60">
            <w:pPr>
              <w:spacing w:line="252" w:lineRule="auto"/>
            </w:pPr>
            <w:r>
              <w:rPr>
                <w:sz w:val="19"/>
                <w:szCs w:val="19"/>
              </w:rPr>
              <w:t>Acceso controlado conforme al proceso legal aplicable, sin llave maestra invisible</w:t>
            </w:r>
          </w:p>
        </w:tc>
      </w:tr>
    </w:tbl>
    <w:p w14:paraId="1E31198A" w14:textId="77777777" w:rsidR="003649A6" w:rsidRDefault="003649A6">
      <w:pPr>
        <w:spacing w:after="200"/>
      </w:pPr>
    </w:p>
    <w:p w14:paraId="5CAD7674" w14:textId="77777777" w:rsidR="003649A6" w:rsidRDefault="00503B60">
      <w:pPr>
        <w:spacing w:after="160" w:line="276" w:lineRule="auto"/>
        <w:jc w:val="both"/>
      </w:pPr>
      <w:r>
        <w:t>El diseño excluye datos personales, documentos y saldos legibles del estado público. Registra compromisos y comprobantes públicos, manteniendo la carga sensible cifrada en un dominio de datos privado. Aplica divulgación selectiva para identidad y roles de auditoría, con registro de accesos. Y separa las llaves de cifrado, de firma y de validador. El registro de accesos de Genesis ID, firmado y anclado diariamente en cadena, es un antecedente directo de este modelo.</w:t>
      </w:r>
    </w:p>
    <w:p w14:paraId="05A6229A" w14:textId="77777777" w:rsidR="003649A6" w:rsidRDefault="00503B60">
      <w:pPr>
        <w:spacing w:after="160" w:line="276" w:lineRule="auto"/>
        <w:jc w:val="both"/>
      </w:pPr>
      <w:r>
        <w:t>La función de privacidad heredada del cliente Besu fue removida en la versión 25.6.0, de modo que el diseño no debe apoyarse en ella. La dirección sostenible es un dominio de estado privado moderno o compromisos de conocimiento nulo, con anclajes públicos en la cadena.</w:t>
      </w:r>
    </w:p>
    <w:p w14:paraId="518A14FB" w14:textId="77777777" w:rsidR="003649A6" w:rsidRDefault="00503B60">
      <w:pPr>
        <w:spacing w:after="160" w:line="276" w:lineRule="auto"/>
        <w:jc w:val="both"/>
      </w:pPr>
      <w:r>
        <w:rPr>
          <w:b/>
          <w:bCs/>
        </w:rPr>
        <w:t>Pendiente:</w:t>
      </w:r>
      <w:r>
        <w:t xml:space="preserve"> selección de la tecnología concreta, evaluación de rendimiento y modelo de recuperación de llaves.</w:t>
      </w:r>
    </w:p>
    <w:p w14:paraId="3953D360" w14:textId="77777777" w:rsidR="003649A6" w:rsidRDefault="00503B60">
      <w:pPr>
        <w:pStyle w:val="Heading1"/>
        <w:pageBreakBefore/>
        <w:pBdr>
          <w:bottom w:val="single" w:sz="6" w:space="6" w:color="C9BE9E"/>
        </w:pBdr>
        <w:spacing w:before="200" w:after="200"/>
      </w:pPr>
      <w:r>
        <w:t>13. SFSP-500. Mercados</w:t>
      </w:r>
    </w:p>
    <w:p w14:paraId="5FE0DCD2" w14:textId="77777777" w:rsidR="003649A6" w:rsidRDefault="00503B60">
      <w:pPr>
        <w:spacing w:after="160" w:line="276" w:lineRule="auto"/>
        <w:jc w:val="both"/>
      </w:pPr>
      <w:r>
        <w:t>Para competir con infraestructura tradicional no resulta conveniente que cada orden viva en cadena. El modelo es de calce fuera de cadena y liquidación en el protocolo, de modo que se conserven latencia baja, privacidad del libro de órdenes y verificabilidad de la liquidación.</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7BE0D384"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5084410D" w14:textId="77777777" w:rsidR="003649A6" w:rsidRDefault="00503B60">
            <w:pPr>
              <w:spacing w:line="252" w:lineRule="auto"/>
            </w:pPr>
            <w:r>
              <w:rPr>
                <w:b/>
                <w:bCs/>
                <w:color w:val="6B5417"/>
                <w:sz w:val="19"/>
                <w:szCs w:val="19"/>
              </w:rPr>
              <w:t>Función</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7CC0649D" w14:textId="77777777" w:rsidR="003649A6" w:rsidRDefault="00503B60">
            <w:pPr>
              <w:spacing w:line="252" w:lineRule="auto"/>
            </w:pPr>
            <w:r>
              <w:rPr>
                <w:b/>
                <w:bCs/>
                <w:color w:val="6B5417"/>
                <w:sz w:val="19"/>
                <w:szCs w:val="19"/>
              </w:rPr>
              <w:t>Ubicación</w:t>
            </w:r>
          </w:p>
        </w:tc>
      </w:tr>
      <w:tr w:rsidR="003649A6" w14:paraId="286EC6DB"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B1F7226" w14:textId="77777777" w:rsidR="003649A6" w:rsidRDefault="00503B60">
            <w:pPr>
              <w:spacing w:line="252" w:lineRule="auto"/>
            </w:pPr>
            <w:r>
              <w:rPr>
                <w:sz w:val="19"/>
                <w:szCs w:val="19"/>
              </w:rPr>
              <w:t>Entrada de órdenes y libro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06B1E1C" w14:textId="77777777" w:rsidR="003649A6" w:rsidRDefault="00503B60">
            <w:pPr>
              <w:spacing w:line="252" w:lineRule="auto"/>
            </w:pPr>
            <w:r>
              <w:rPr>
                <w:sz w:val="19"/>
                <w:szCs w:val="19"/>
              </w:rPr>
              <w:t>Ordenex, autenticado con Genesis ID</w:t>
            </w:r>
          </w:p>
        </w:tc>
      </w:tr>
      <w:tr w:rsidR="003649A6" w14:paraId="7FE8150C"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CCF7941" w14:textId="77777777" w:rsidR="003649A6" w:rsidRDefault="00503B60">
            <w:pPr>
              <w:spacing w:line="252" w:lineRule="auto"/>
            </w:pPr>
            <w:r>
              <w:rPr>
                <w:sz w:val="19"/>
                <w:szCs w:val="19"/>
              </w:rPr>
              <w:t>Cumplimiento previo a la operación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E6B92B5" w14:textId="77777777" w:rsidR="003649A6" w:rsidRDefault="00503B60">
            <w:pPr>
              <w:spacing w:line="252" w:lineRule="auto"/>
            </w:pPr>
            <w:r>
              <w:rPr>
                <w:sz w:val="19"/>
                <w:szCs w:val="19"/>
              </w:rPr>
              <w:t>Motor de elegibilidad y reglas de mercado</w:t>
            </w:r>
          </w:p>
        </w:tc>
      </w:tr>
      <w:tr w:rsidR="003649A6" w14:paraId="2F43ECAF"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57C71C3" w14:textId="77777777" w:rsidR="003649A6" w:rsidRDefault="00503B60">
            <w:pPr>
              <w:spacing w:line="252" w:lineRule="auto"/>
            </w:pPr>
            <w:r>
              <w:rPr>
                <w:sz w:val="19"/>
                <w:szCs w:val="19"/>
              </w:rPr>
              <w:t>Calce</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224F7D2" w14:textId="77777777" w:rsidR="003649A6" w:rsidRDefault="00503B60">
            <w:pPr>
              <w:spacing w:line="252" w:lineRule="auto"/>
            </w:pPr>
            <w:r>
              <w:rPr>
                <w:sz w:val="19"/>
                <w:szCs w:val="19"/>
              </w:rPr>
              <w:t>Fuera de cadena, determinista, auditado, con numeración de secuencia</w:t>
            </w:r>
          </w:p>
        </w:tc>
      </w:tr>
      <w:tr w:rsidR="003649A6" w14:paraId="36E29D73"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BDBD4A8" w14:textId="77777777" w:rsidR="003649A6" w:rsidRDefault="00503B60">
            <w:pPr>
              <w:spacing w:line="252" w:lineRule="auto"/>
            </w:pPr>
            <w:r>
              <w:rPr>
                <w:sz w:val="19"/>
                <w:szCs w:val="19"/>
              </w:rPr>
              <w:t>Liquidación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B7A1E21" w14:textId="77777777" w:rsidR="003649A6" w:rsidRDefault="00503B60">
            <w:pPr>
              <w:spacing w:line="252" w:lineRule="auto"/>
            </w:pPr>
            <w:r>
              <w:rPr>
                <w:sz w:val="19"/>
                <w:szCs w:val="19"/>
              </w:rPr>
              <w:t>Motor de liquidación del protocolo, entrega contra pago</w:t>
            </w:r>
          </w:p>
        </w:tc>
      </w:tr>
      <w:tr w:rsidR="003649A6" w14:paraId="042F1D98"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EBF06DE" w14:textId="77777777" w:rsidR="003649A6" w:rsidRDefault="00503B60">
            <w:pPr>
              <w:spacing w:line="252" w:lineRule="auto"/>
            </w:pPr>
            <w:r>
              <w:rPr>
                <w:sz w:val="19"/>
                <w:szCs w:val="19"/>
              </w:rPr>
              <w:t>Vigilancia de mercado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1772E10" w14:textId="77777777" w:rsidR="003649A6" w:rsidRDefault="00503B60">
            <w:pPr>
              <w:spacing w:line="252" w:lineRule="auto"/>
            </w:pPr>
            <w:r>
              <w:rPr>
                <w:sz w:val="19"/>
                <w:szCs w:val="19"/>
              </w:rPr>
              <w:t>DBNX: manipulación, operaciones ficticias, concentración</w:t>
            </w:r>
          </w:p>
        </w:tc>
      </w:tr>
      <w:tr w:rsidR="003649A6" w14:paraId="458A7BF0"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E8EF469" w14:textId="77777777" w:rsidR="003649A6" w:rsidRDefault="00503B60">
            <w:pPr>
              <w:spacing w:line="252" w:lineRule="auto"/>
            </w:pPr>
            <w:r>
              <w:rPr>
                <w:sz w:val="19"/>
                <w:szCs w:val="19"/>
              </w:rPr>
              <w:t>Transparencia pública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D432FB7" w14:textId="77777777" w:rsidR="003649A6" w:rsidRDefault="00503B60">
            <w:pPr>
              <w:spacing w:line="252" w:lineRule="auto"/>
            </w:pPr>
            <w:r>
              <w:rPr>
                <w:sz w:val="19"/>
                <w:szCs w:val="19"/>
              </w:rPr>
              <w:t>Comprobantes y datos agregados</w:t>
            </w:r>
          </w:p>
        </w:tc>
      </w:tr>
    </w:tbl>
    <w:p w14:paraId="6CC174C9" w14:textId="77777777" w:rsidR="003649A6" w:rsidRDefault="003649A6">
      <w:pPr>
        <w:spacing w:after="200"/>
      </w:pPr>
    </w:p>
    <w:p w14:paraId="54AA319D" w14:textId="77777777" w:rsidR="003649A6" w:rsidRDefault="00503B60">
      <w:pPr>
        <w:spacing w:after="160" w:line="276" w:lineRule="auto"/>
        <w:jc w:val="both"/>
      </w:pPr>
      <w:r>
        <w:t>Ordenex conserva su denominación. Pertenece a Au Corp. y no a Orden Global, y opera bajo licencia FinTech ATS Clase B en trámite bajo ese nombre. El cambio de denominación contemplado en el borrador anterior queda descartado.</w:t>
      </w:r>
    </w:p>
    <w:p w14:paraId="203E31C6" w14:textId="77777777" w:rsidR="003649A6" w:rsidRDefault="00503B60">
      <w:pPr>
        <w:spacing w:after="160" w:line="276" w:lineRule="auto"/>
        <w:jc w:val="both"/>
      </w:pPr>
      <w:r>
        <w:t>MyTokenPay es la plataforma de comercio de Orden Global y consume la misma interfaz de liquidación del protocolo, sin mantener un registro contable paralelo.</w:t>
      </w:r>
    </w:p>
    <w:p w14:paraId="0D083553" w14:textId="77777777" w:rsidR="003649A6" w:rsidRDefault="00503B60">
      <w:pPr>
        <w:spacing w:after="160" w:line="276" w:lineRule="auto"/>
        <w:jc w:val="both"/>
      </w:pPr>
      <w:r>
        <w:t>AuBank, línea de negocio de Au Corp., funciona como adaptador de custodia y de rieles de moneda fiduciaria. No constituye la fuente del registro de activos del protocolo.</w:t>
      </w:r>
    </w:p>
    <w:p w14:paraId="0EF27411" w14:textId="77777777" w:rsidR="003649A6" w:rsidRDefault="00503B60">
      <w:pPr>
        <w:spacing w:after="160" w:line="276" w:lineRule="auto"/>
        <w:jc w:val="both"/>
      </w:pPr>
      <w:r>
        <w:rPr>
          <w:b/>
          <w:bCs/>
        </w:rPr>
        <w:t>Pendiente:</w:t>
      </w:r>
      <w:r>
        <w:t xml:space="preserve"> modelo de órdenes, formadores de mercado, tamaños de puja, interruptores de circuito y ciclos de liquidación.</w:t>
      </w:r>
    </w:p>
    <w:p w14:paraId="065B6B86" w14:textId="77777777" w:rsidR="003649A6" w:rsidRDefault="00503B60">
      <w:pPr>
        <w:pStyle w:val="Heading1"/>
        <w:pageBreakBefore/>
        <w:pBdr>
          <w:bottom w:val="single" w:sz="6" w:space="6" w:color="C9BE9E"/>
        </w:pBdr>
        <w:spacing w:before="200" w:after="200"/>
      </w:pPr>
      <w:r>
        <w:t>14. SFSP-700. Migración</w:t>
      </w:r>
    </w:p>
    <w:p w14:paraId="7C38A1C2" w14:textId="77777777" w:rsidR="003649A6" w:rsidRDefault="00503B60">
      <w:pPr>
        <w:pStyle w:val="Heading3"/>
        <w:spacing w:before="300" w:after="140"/>
      </w:pPr>
      <w:r>
        <w:t>14.1 Punto de partida</w:t>
      </w:r>
    </w:p>
    <w:p w14:paraId="23A28484" w14:textId="77777777" w:rsidR="003649A6" w:rsidRDefault="00503B60">
      <w:pPr>
        <w:spacing w:after="160" w:line="276" w:lineRule="auto"/>
        <w:jc w:val="both"/>
      </w:pPr>
      <w:r>
        <w:t>La migración desde la cadena anterior 8532 ya se ejecutó. El génesis de la red 5550, del 25 de agosto de 2026, copió el estado completo de la cadena anterior, con 172 contratos, su código y su almacenamiento, bajo la regla de que ningún tenedor perdiera un saldo. La comparación de estado entre ambas cadenas arrojó coincidencia total. El contrato de staking de la cadena anterior quedó fuera por ser innecesario bajo QBFT.</w:t>
      </w:r>
    </w:p>
    <w:p w14:paraId="2CC28B27" w14:textId="77777777" w:rsidR="003649A6" w:rsidRDefault="00503B60">
      <w:pPr>
        <w:spacing w:after="160" w:line="276" w:lineRule="auto"/>
        <w:jc w:val="both"/>
      </w:pPr>
      <w:commentRangeStart w:id="5"/>
      <w:del w:id="9009" w:author="Claude" w:date="2026-09-24T09:00:00Z">
        <w:r>
          <w:delText xml:space="preserve">La cadena 8532 está detenida.</w:delText>
        </w:r>
      </w:del>
      <w:ins w:id="9010" w:author="Claude" w:date="2026-09-24T09:00:00Z">
        <w:r>
          <w:t xml:space="preserve">La cadena 8532 dejó de ser la cadena de producción. Consta que uno de sus nodos siguió produciendo bloques vacíos con el acceso RPC abierto; el apagado completo, previa copia del estado fuera de la máquina, queda pendiente de verificación y corresponde a la decisión D14.</w:t>
        </w:r>
      </w:ins>
      <w:commentRangeEnd w:id="5"/>
      <w:r>
        <w:rPr>
          <w:rStyle w:val="CommentReference"/>
        </w:rPr>
        <w:commentReference w:id="5"/>
      </w:r>
      <w:r>
        <w:t xml:space="preserve"> Su estado se conserva en un respaldo cifrado de fecha 10 de agosto de 2026 y en los discos de los nodos. La reconstrucción del estado desde el respaldo se comprobó; la restauración completa de la historia de bloques no se ha probado.</w:t>
      </w:r>
    </w:p>
    <w:p w14:paraId="3E6130C8" w14:textId="77777777" w:rsidR="003649A6" w:rsidRDefault="00503B60">
      <w:pPr>
        <w:spacing w:after="160" w:line="276" w:lineRule="auto"/>
        <w:jc w:val="both"/>
      </w:pPr>
      <w:r>
        <w:t>En consecuencia, SFSP-700 regula una migración dentro de la misma cadena: el paso de los contratos heredados al régimen del protocolo, sin cambio de red.</w:t>
      </w:r>
    </w:p>
    <w:p w14:paraId="31994BCA" w14:textId="77777777" w:rsidR="003649A6" w:rsidRDefault="00503B60">
      <w:pPr>
        <w:pStyle w:val="Heading3"/>
        <w:spacing w:before="300" w:after="140"/>
      </w:pPr>
      <w:r>
        <w:t>14.2 Tratamiento de los contratos heredados</w:t>
      </w:r>
    </w:p>
    <w:p w14:paraId="60FD43C5" w14:textId="77777777" w:rsidR="003649A6" w:rsidRDefault="00503B60">
      <w:pPr>
        <w:spacing w:after="160" w:line="276" w:lineRule="auto"/>
        <w:jc w:val="both"/>
      </w:pPr>
      <w:r>
        <w:t>Los 172 contratos heredados permanecen en el estado. Todo contrato heredado queda sin capacidad de operar mediante el filtro de transacciones de la sección 2.1, salvo los que se registren expresamente.</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40"/>
        <w:gridCol w:w="3640"/>
      </w:tblGrid>
      <w:tr w:rsidR="003649A6" w14:paraId="57EE30FA" w14:textId="77777777">
        <w:tblPrEx>
          <w:tblCellMar>
            <w:top w:w="0" w:type="dxa"/>
            <w:bottom w:w="0" w:type="dxa"/>
          </w:tblCellMar>
        </w:tblPrEx>
        <w:trPr>
          <w:tblHeader/>
        </w:trPr>
        <w:tc>
          <w:tcPr>
            <w:tcW w:w="28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F1DD007" w14:textId="77777777" w:rsidR="003649A6" w:rsidRDefault="00503B60">
            <w:pPr>
              <w:spacing w:line="252" w:lineRule="auto"/>
            </w:pPr>
            <w:r>
              <w:rPr>
                <w:b/>
                <w:bCs/>
                <w:color w:val="6B5417"/>
                <w:sz w:val="19"/>
                <w:szCs w:val="19"/>
              </w:rPr>
              <w:t>Salida</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5C29939" w14:textId="77777777" w:rsidR="003649A6" w:rsidRDefault="00503B60">
            <w:pPr>
              <w:spacing w:line="252" w:lineRule="auto"/>
            </w:pPr>
            <w:r>
              <w:rPr>
                <w:b/>
                <w:bCs/>
                <w:color w:val="6B5417"/>
                <w:sz w:val="19"/>
                <w:szCs w:val="19"/>
              </w:rPr>
              <w:t>Condición</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757D0322" w14:textId="77777777" w:rsidR="003649A6" w:rsidRDefault="00503B60">
            <w:pPr>
              <w:spacing w:line="252" w:lineRule="auto"/>
            </w:pPr>
            <w:r>
              <w:rPr>
                <w:b/>
                <w:bCs/>
                <w:color w:val="6B5417"/>
                <w:sz w:val="19"/>
                <w:szCs w:val="19"/>
              </w:rPr>
              <w:t>Efecto</w:t>
            </w:r>
          </w:p>
        </w:tc>
      </w:tr>
      <w:tr w:rsidR="003649A6" w14:paraId="459B3FA3"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7D9C9CC" w14:textId="77777777" w:rsidR="003649A6" w:rsidRDefault="00503B60">
            <w:pPr>
              <w:spacing w:line="252" w:lineRule="auto"/>
            </w:pPr>
            <w:r>
              <w:rPr>
                <w:sz w:val="19"/>
                <w:szCs w:val="19"/>
              </w:rPr>
              <w:t>Registro transitorio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91F954A" w14:textId="77777777" w:rsidR="003649A6" w:rsidRDefault="00503B60">
            <w:pPr>
              <w:spacing w:line="252" w:lineRule="auto"/>
            </w:pPr>
            <w:r>
              <w:rPr>
                <w:sz w:val="19"/>
                <w:szCs w:val="19"/>
              </w:rPr>
              <w:t>Activo del catálogo publicado por la Junta, con responsable identificado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BAF0D3A" w14:textId="77777777" w:rsidR="003649A6" w:rsidRDefault="00503B60">
            <w:pPr>
              <w:spacing w:line="252" w:lineRule="auto"/>
            </w:pPr>
            <w:r>
              <w:rPr>
                <w:sz w:val="19"/>
                <w:szCs w:val="19"/>
              </w:rPr>
              <w:t>Opera mientras se ejecuta su migración a un contrato conforme</w:t>
            </w:r>
          </w:p>
        </w:tc>
      </w:tr>
      <w:tr w:rsidR="003649A6" w14:paraId="3C398AE3"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FE53AAF" w14:textId="77777777" w:rsidR="003649A6" w:rsidRDefault="00503B60">
            <w:pPr>
              <w:spacing w:line="252" w:lineRule="auto"/>
            </w:pPr>
            <w:r>
              <w:rPr>
                <w:sz w:val="19"/>
                <w:szCs w:val="19"/>
              </w:rPr>
              <w:t>Migración a contrato conforme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809500C" w14:textId="77777777" w:rsidR="003649A6" w:rsidRDefault="00503B60">
            <w:pPr>
              <w:spacing w:line="252" w:lineRule="auto"/>
            </w:pPr>
            <w:r>
              <w:rPr>
                <w:sz w:val="19"/>
                <w:szCs w:val="19"/>
              </w:rPr>
              <w:t>Activo que debe cumplir una serie del protocolo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850BB98" w14:textId="77777777" w:rsidR="003649A6" w:rsidRDefault="00503B60">
            <w:pPr>
              <w:spacing w:line="252" w:lineRule="auto"/>
            </w:pPr>
            <w:r>
              <w:rPr>
                <w:sz w:val="19"/>
                <w:szCs w:val="19"/>
              </w:rPr>
              <w:t>Instantánea, bloqueo del heredado, acuñación equivalente en el contrato nuevo y conciliación</w:t>
            </w:r>
          </w:p>
        </w:tc>
      </w:tr>
      <w:tr w:rsidR="003649A6" w14:paraId="1C4EE77C"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6920A0C" w14:textId="77777777" w:rsidR="003649A6" w:rsidRDefault="00503B60">
            <w:pPr>
              <w:spacing w:line="252" w:lineRule="auto"/>
            </w:pPr>
            <w:r>
              <w:rPr>
                <w:sz w:val="19"/>
                <w:szCs w:val="19"/>
              </w:rPr>
              <w:t>Inactivación</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B983132" w14:textId="77777777" w:rsidR="003649A6" w:rsidRDefault="00503B60">
            <w:pPr>
              <w:spacing w:line="252" w:lineRule="auto"/>
            </w:pPr>
            <w:r>
              <w:rPr>
                <w:sz w:val="19"/>
                <w:szCs w:val="19"/>
              </w:rPr>
              <w:t>Contrato fuera del catálogo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8A425E8" w14:textId="77777777" w:rsidR="003649A6" w:rsidRDefault="00503B60">
            <w:pPr>
              <w:spacing w:line="252" w:lineRule="auto"/>
            </w:pPr>
            <w:r>
              <w:rPr>
                <w:sz w:val="19"/>
                <w:szCs w:val="19"/>
              </w:rPr>
              <w:t>Permanece en el estado sin capacidad de operar, con constancia de su tratamiento</w:t>
            </w:r>
          </w:p>
        </w:tc>
      </w:tr>
    </w:tbl>
    <w:p w14:paraId="1A134E59" w14:textId="77777777" w:rsidR="003649A6" w:rsidRDefault="003649A6">
      <w:pPr>
        <w:spacing w:after="200"/>
      </w:pPr>
    </w:p>
    <w:p w14:paraId="71B17F0D" w14:textId="77777777" w:rsidR="003649A6" w:rsidRDefault="00503B60">
      <w:pPr>
        <w:spacing w:after="160" w:line="276" w:lineRule="auto"/>
        <w:jc w:val="both"/>
      </w:pPr>
      <w:r>
        <w:t>Los contratos canónicos actuales son ERC-20 simples, con un dueño único cuando tienen funciones privilegiadas y sin control de acceso por roles. No implementan las interfaces de elegibilidad, restricción de transferencia ni suspensión que exigen las series 200 y 300. Por esa razón el registro transitorio es temporal, y los activos que deban cumplir una serie migran a un contrato conforme.</w:t>
      </w:r>
    </w:p>
    <w:p w14:paraId="416403F1" w14:textId="77777777" w:rsidR="003649A6" w:rsidRDefault="00503B60">
      <w:pPr>
        <w:pStyle w:val="Heading3"/>
        <w:spacing w:before="300" w:after="140"/>
      </w:pPr>
      <w:r>
        <w:t>14.3 Flujo de migración dentro de la cadena</w:t>
      </w:r>
    </w:p>
    <w:p w14:paraId="34F815E2" w14:textId="77777777" w:rsidR="003649A6" w:rsidRDefault="00503B60">
      <w:pPr>
        <w:spacing w:after="160" w:line="276" w:lineRule="auto"/>
        <w:jc w:val="both"/>
      </w:pPr>
      <w:r>
        <w:t xml:space="preserve">Para cada activo que migre a un contrato conforme, el flujo comprende el despliegue del contrato conforme con su Asset Passport, el anuncio de un bloque de corte reproducible, la instantánea de saldos con raíz de Merkle publicada en el registro de migración, el bloqueo del contrato heredado mediante el filtro de transacciones a partir del bloque de corte, la acuñación en el contrato conforme de saldos equivalentes para cada tenedor, la conciliación entre la instantánea y lo acuñado, y el cierre con historia consultable.</w:t>
      </w:r>
    </w:p>
    <w:p w14:paraId="2C6C5712" w14:textId="77777777" w:rsidR="003649A6" w:rsidRDefault="00503B60">
      <w:pPr>
        <w:spacing w:after="160" w:line="276" w:lineRule="auto"/>
        <w:jc w:val="both"/>
      </w:pPr>
      <w:r>
        <w:t>El bloqueo por filtro sustituye a la pausa o quema que los contratos heredados no contemplan. Al no existir cambio de cadena, el reclamo por firma deja de ser necesario, porque la equivalencia se asigna a la misma dirección.</w:t>
      </w:r>
    </w:p>
    <w:p w14:paraId="53550A74" w14:textId="77777777" w:rsidR="003649A6" w:rsidRDefault="00503B60">
      <w:pPr>
        <w:spacing w:after="160" w:line="276" w:lineRule="auto"/>
        <w:jc w:val="both"/>
      </w:pPr>
      <w:r>
        <w:t>La equivalencia se determina por contrato y no por símbolo. En la cadena existen varios contratos con el mismo símbolo y lógica distinta.</w:t>
      </w:r>
    </w:p>
    <w:p w14:paraId="007EF7D6" w14:textId="77777777" w:rsidR="003649A6" w:rsidRDefault="00503B60">
      <w:pPr>
        <w:pStyle w:val="Heading3"/>
        <w:spacing w:before="300" w:after="140"/>
      </w:pPr>
      <w:r>
        <w:t>14.4 Catálogo y clasificación</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5"/>
        <w:gridCol w:w="4151"/>
        <w:gridCol w:w="3364"/>
      </w:tblGrid>
      <w:tr w:rsidR="003649A6" w14:paraId="48930011" w14:textId="77777777">
        <w:tblPrEx>
          <w:tblCellMar>
            <w:top w:w="0" w:type="dxa"/>
            <w:bottom w:w="0" w:type="dxa"/>
          </w:tblCellMar>
        </w:tblPrEx>
        <w:trPr>
          <w:tblHeader/>
        </w:trPr>
        <w:tc>
          <w:tcPr>
            <w:tcW w:w="28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21F66B3D" w14:textId="77777777" w:rsidR="003649A6" w:rsidRDefault="00503B60">
            <w:pPr>
              <w:spacing w:line="252" w:lineRule="auto"/>
            </w:pPr>
            <w:r>
              <w:rPr>
                <w:b/>
                <w:bCs/>
                <w:color w:val="6B5417"/>
                <w:sz w:val="19"/>
                <w:szCs w:val="19"/>
              </w:rPr>
              <w:t>Activo</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057CDA3B" w14:textId="77777777" w:rsidR="003649A6" w:rsidRDefault="00503B60">
            <w:pPr>
              <w:spacing w:line="252" w:lineRule="auto"/>
            </w:pPr>
            <w:r>
              <w:rPr>
                <w:b/>
                <w:bCs/>
                <w:color w:val="6B5417"/>
                <w:sz w:val="19"/>
                <w:szCs w:val="19"/>
              </w:rPr>
              <w:t>Contrato canónico</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21CCCAF6" w14:textId="77777777" w:rsidR="003649A6" w:rsidRDefault="00503B60">
            <w:pPr>
              <w:spacing w:line="252" w:lineRule="auto"/>
            </w:pPr>
            <w:r>
              <w:rPr>
                <w:b/>
                <w:bCs/>
                <w:color w:val="6B5417"/>
                <w:sz w:val="19"/>
                <w:szCs w:val="19"/>
              </w:rPr>
              <w:t>Tratamiento previsto</w:t>
            </w:r>
          </w:p>
        </w:tc>
      </w:tr>
      <w:tr w:rsidR="003649A6" w14:paraId="50092A9D"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A767350" w14:textId="77777777" w:rsidR="003649A6" w:rsidRDefault="00503B60">
            <w:pPr>
              <w:spacing w:line="252" w:lineRule="auto"/>
            </w:pPr>
            <w:r>
              <w:rPr>
                <w:sz w:val="19"/>
                <w:szCs w:val="19"/>
              </w:rPr>
              <w:t>AUKA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D32B235" w14:textId="77777777" w:rsidR="003649A6" w:rsidRDefault="00503B60">
            <w:pPr>
              <w:spacing w:line="252" w:lineRule="auto"/>
            </w:pPr>
            <w:r>
              <w:rPr>
                <w:sz w:val="19"/>
                <w:szCs w:val="19"/>
              </w:rPr>
              <w:t>0x6facc8df79cedc6c5065442ce27e915aa3a26b9b</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CEB758B" w14:textId="77777777" w:rsidR="003649A6" w:rsidRDefault="00503B60">
            <w:pPr>
              <w:spacing w:line="252" w:lineRule="auto"/>
            </w:pPr>
            <w:r>
              <w:rPr>
                <w:sz w:val="19"/>
                <w:szCs w:val="19"/>
              </w:rPr>
              <w:t>Registro transitorio y migración a contrato conforme de la serie 300</w:t>
            </w:r>
          </w:p>
        </w:tc>
      </w:tr>
      <w:tr w:rsidR="003649A6" w14:paraId="2E0A8DAA"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AB4B011" w14:textId="77777777" w:rsidR="003649A6" w:rsidRDefault="00503B60">
            <w:pPr>
              <w:spacing w:line="252" w:lineRule="auto"/>
            </w:pPr>
            <w:r>
              <w:rPr>
                <w:sz w:val="19"/>
                <w:szCs w:val="19"/>
              </w:rPr>
              <w:t>AGKA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0D32649" w14:textId="77777777" w:rsidR="003649A6" w:rsidRDefault="00503B60">
            <w:pPr>
              <w:spacing w:line="252" w:lineRule="auto"/>
            </w:pPr>
            <w:r>
              <w:rPr>
                <w:sz w:val="19"/>
                <w:szCs w:val="19"/>
              </w:rPr>
              <w:t>0x961f798f998c7ff44d47d62c7fa1b572ef187a4b</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F709B81" w14:textId="77777777" w:rsidR="003649A6" w:rsidRDefault="00503B60">
            <w:pPr>
              <w:spacing w:line="252" w:lineRule="auto"/>
            </w:pPr>
            <w:r>
              <w:rPr>
                <w:sz w:val="19"/>
                <w:szCs w:val="19"/>
              </w:rPr>
              <w:t>Registro transitorio y migración a contrato conforme de la serie 300</w:t>
            </w:r>
          </w:p>
        </w:tc>
      </w:tr>
      <w:tr w:rsidR="003649A6" w14:paraId="63CB8C3F"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5E97884" w14:textId="77777777" w:rsidR="003649A6" w:rsidRDefault="00503B60">
            <w:pPr>
              <w:spacing w:line="252" w:lineRule="auto"/>
            </w:pPr>
            <w:r>
              <w:rPr>
                <w:sz w:val="19"/>
                <w:szCs w:val="19"/>
              </w:rPr>
              <w:t>ONDK</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8C13DEA" w14:textId="77777777" w:rsidR="003649A6" w:rsidRDefault="00503B60">
            <w:pPr>
              <w:spacing w:line="252" w:lineRule="auto"/>
            </w:pPr>
            <w:r>
              <w:rPr>
                <w:sz w:val="19"/>
                <w:szCs w:val="19"/>
              </w:rPr>
              <w:t>0xfb83eea4b384a4b18e5a1eba7a4bb4c0b7ca19c1</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8710B4E" w14:textId="77777777" w:rsidR="003649A6" w:rsidRDefault="00503B60">
            <w:pPr>
              <w:spacing w:line="252" w:lineRule="auto"/>
            </w:pPr>
            <w:r>
              <w:rPr>
                <w:sz w:val="19"/>
                <w:szCs w:val="19"/>
              </w:rPr>
              <w:t>Registro transitorio y migración a contrato conforme de la serie 200</w:t>
            </w:r>
          </w:p>
        </w:tc>
      </w:tr>
      <w:tr w:rsidR="003649A6" w14:paraId="0192E592"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2D02FB8" w14:textId="77777777" w:rsidR="003649A6" w:rsidRDefault="00503B60">
            <w:pPr>
              <w:spacing w:line="252" w:lineRule="auto"/>
            </w:pPr>
            <w:r>
              <w:rPr>
                <w:sz w:val="19"/>
                <w:szCs w:val="19"/>
              </w:rPr>
              <w:t>HARV</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7C36FB9" w14:textId="77777777" w:rsidR="003649A6" w:rsidRDefault="00503B60">
            <w:pPr>
              <w:spacing w:line="252" w:lineRule="auto"/>
            </w:pPr>
            <w:r>
              <w:rPr>
                <w:sz w:val="19"/>
                <w:szCs w:val="19"/>
              </w:rPr>
              <w:t>0x0fa04d11f28b28cbc9b98dd016f02023addb1923</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FA1E9CA" w14:textId="77777777" w:rsidR="003649A6" w:rsidRDefault="00503B60">
            <w:pPr>
              <w:spacing w:line="252" w:lineRule="auto"/>
            </w:pPr>
            <w:r>
              <w:rPr>
                <w:sz w:val="19"/>
                <w:szCs w:val="19"/>
              </w:rPr>
              <w:t>Publicado por decisión de Junta; clase y serie por definir</w:t>
            </w:r>
          </w:p>
        </w:tc>
      </w:tr>
      <w:tr w:rsidR="003649A6" w14:paraId="790A7B84"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B7DB6D3" w14:textId="77777777" w:rsidR="003649A6" w:rsidRDefault="00503B60">
            <w:pPr>
              <w:spacing w:line="252" w:lineRule="auto"/>
            </w:pPr>
            <w:r>
              <w:rPr>
                <w:sz w:val="19"/>
                <w:szCs w:val="19"/>
              </w:rPr>
              <w:t>IBS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0DBC3FA" w14:textId="77777777" w:rsidR="003649A6" w:rsidRDefault="00503B60">
            <w:pPr>
              <w:spacing w:line="252" w:lineRule="auto"/>
            </w:pPr>
            <w:r>
              <w:rPr>
                <w:sz w:val="19"/>
                <w:szCs w:val="19"/>
              </w:rPr>
              <w:t>Por confirmar entre dos contratos con el mismo símbolo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9FA0E7C" w14:textId="77777777" w:rsidR="003649A6" w:rsidRDefault="00503B60">
            <w:pPr>
              <w:spacing w:line="252" w:lineRule="auto"/>
            </w:pPr>
            <w:r>
              <w:rPr>
                <w:sz w:val="19"/>
                <w:szCs w:val="19"/>
              </w:rPr>
              <w:t>Publicado por decisión de Junta; clase y serie por definir</w:t>
            </w:r>
          </w:p>
        </w:tc>
      </w:tr>
    </w:tbl>
    <w:p w14:paraId="22317A4E" w14:textId="77777777" w:rsidR="003649A6" w:rsidRDefault="003649A6">
      <w:pPr>
        <w:spacing w:after="200"/>
      </w:pPr>
    </w:p>
    <w:p w14:paraId="5F2DC5D8" w14:textId="77777777" w:rsidR="003649A6" w:rsidRDefault="00503B60">
      <w:pPr>
        <w:spacing w:after="160" w:line="276" w:lineRule="auto"/>
        <w:jc w:val="both"/>
      </w:pPr>
      <w:r>
        <w:t>ORIGEN es la moneda nativa de la red y no depende de un contrato.</w:t>
      </w:r>
    </w:p>
    <w:p w14:paraId="7A0BE28E" w14:textId="77777777" w:rsidR="003649A6" w:rsidRDefault="00503B60">
      <w:pPr>
        <w:spacing w:after="160" w:line="276" w:lineRule="auto"/>
        <w:jc w:val="both"/>
      </w:pPr>
      <w:r>
        <w:t>El nombre de marca de cada activo se toma de su Asset Passport y no de la función de nombre del contrato. Así se resuelve que el contrato canónico de AGKA devuelva un nombre distinto de Silver Kapital.</w:t>
      </w:r>
    </w:p>
    <w:p w14:paraId="34FF61CA" w14:textId="77777777" w:rsidR="003649A6" w:rsidRDefault="00503B60">
      <w:pPr>
        <w:spacing w:after="160" w:line="276" w:lineRule="auto"/>
        <w:jc w:val="both"/>
      </w:pPr>
      <w:r>
        <w:t>Contratos con tratamiento pendiente de decisión:</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75"/>
        <w:gridCol w:w="3045"/>
        <w:gridCol w:w="2860"/>
      </w:tblGrid>
      <w:tr w:rsidR="003649A6" w14:paraId="36B7BAD1" w14:textId="77777777">
        <w:tblPrEx>
          <w:tblCellMar>
            <w:top w:w="0" w:type="dxa"/>
            <w:bottom w:w="0" w:type="dxa"/>
          </w:tblCellMar>
        </w:tblPrEx>
        <w:trPr>
          <w:tblHeader/>
        </w:trPr>
        <w:tc>
          <w:tcPr>
            <w:tcW w:w="28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44575421" w14:textId="77777777" w:rsidR="003649A6" w:rsidRDefault="00503B60">
            <w:pPr>
              <w:spacing w:line="252" w:lineRule="auto"/>
            </w:pPr>
            <w:r>
              <w:rPr>
                <w:b/>
                <w:bCs/>
                <w:color w:val="6B5417"/>
                <w:sz w:val="19"/>
                <w:szCs w:val="19"/>
              </w:rPr>
              <w:t>Contrato</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5435658" w14:textId="77777777" w:rsidR="003649A6" w:rsidRDefault="00503B60">
            <w:pPr>
              <w:spacing w:line="252" w:lineRule="auto"/>
            </w:pPr>
            <w:r>
              <w:rPr>
                <w:b/>
                <w:bCs/>
                <w:color w:val="6B5417"/>
                <w:sz w:val="19"/>
                <w:szCs w:val="19"/>
              </w:rPr>
              <w:t>Situación</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3545E6F" w14:textId="77777777" w:rsidR="003649A6" w:rsidRDefault="00503B60">
            <w:pPr>
              <w:spacing w:line="252" w:lineRule="auto"/>
            </w:pPr>
            <w:r>
              <w:rPr>
                <w:b/>
                <w:bCs/>
                <w:color w:val="6B5417"/>
                <w:sz w:val="19"/>
                <w:szCs w:val="19"/>
              </w:rPr>
              <w:t>Propuesta</w:t>
            </w:r>
          </w:p>
        </w:tc>
      </w:tr>
      <w:tr w:rsidR="003649A6" w14:paraId="7D736162"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186AC62" w14:textId="77777777" w:rsidR="003649A6" w:rsidRDefault="00503B60">
            <w:pPr>
              <w:spacing w:line="252" w:lineRule="auto"/>
            </w:pPr>
            <w:r>
              <w:rPr>
                <w:sz w:val="19"/>
                <w:szCs w:val="19"/>
              </w:rPr>
              <w:t>SILVER KAPITAL, 0x37bcb1c800220e414ed09e044becd3bf9d06ea67</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68FF7E0" w14:textId="77777777" w:rsidR="003649A6" w:rsidRDefault="00503B60">
            <w:pPr>
              <w:spacing w:line="252" w:lineRule="auto"/>
            </w:pPr>
            <w:r>
              <w:rPr>
                <w:sz w:val="19"/>
                <w:szCs w:val="19"/>
              </w:rPr>
              <w:t>Heredado, un tenedor interno, sin movimientos, sin uso en productos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C254922" w14:textId="77777777" w:rsidR="003649A6" w:rsidRDefault="00503B60">
            <w:pPr>
              <w:spacing w:line="252" w:lineRule="auto"/>
            </w:pPr>
            <w:r>
              <w:rPr>
                <w:sz w:val="19"/>
                <w:szCs w:val="19"/>
              </w:rPr>
              <w:t>Inactivación</w:t>
            </w:r>
          </w:p>
        </w:tc>
      </w:tr>
      <w:tr w:rsidR="003649A6" w14:paraId="7C9EEE36"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E6BEA1B" w14:textId="77777777" w:rsidR="003649A6" w:rsidRDefault="00503B60">
            <w:pPr>
              <w:spacing w:line="252" w:lineRule="auto"/>
            </w:pPr>
            <w:r>
              <w:rPr>
                <w:sz w:val="19"/>
                <w:szCs w:val="19"/>
              </w:rPr>
              <w:t>Cuatro contratos WORIGEN</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D00F13E" w14:textId="77777777" w:rsidR="003649A6" w:rsidRDefault="00503B60">
            <w:pPr>
              <w:spacing w:line="252" w:lineRule="auto"/>
            </w:pPr>
            <w:r>
              <w:rPr>
                <w:sz w:val="19"/>
                <w:szCs w:val="19"/>
              </w:rPr>
              <w:t>Tres muestran un saldo de 55.000.000 a favor de la cuenta desplegadora, con suministro total cero y sin ORIGEN que lo respalde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8338C6C" w14:textId="77777777" w:rsidR="003649A6" w:rsidRDefault="00503B60">
            <w:pPr>
              <w:spacing w:line="252" w:lineRule="auto"/>
            </w:pPr>
            <w:r>
              <w:rPr>
                <w:sz w:val="19"/>
                <w:szCs w:val="19"/>
              </w:rPr>
              <w:t>Inactivación antes de cualquier migración</w:t>
            </w:r>
          </w:p>
        </w:tc>
      </w:tr>
      <w:tr w:rsidR="003649A6" w14:paraId="68C17B18"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8258BCB" w14:textId="77777777" w:rsidR="003649A6" w:rsidRDefault="00503B60">
            <w:pPr>
              <w:spacing w:line="252" w:lineRule="auto"/>
            </w:pPr>
            <w:r>
              <w:rPr>
                <w:sz w:val="19"/>
                <w:szCs w:val="19"/>
              </w:rPr>
              <w:t>Envoltorio WETH y doce pools V3</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370E674" w14:textId="77777777" w:rsidR="003649A6" w:rsidRDefault="00503B60">
            <w:pPr>
              <w:spacing w:line="252" w:lineRule="auto"/>
            </w:pPr>
            <w:r>
              <w:rPr>
                <w:sz w:val="19"/>
                <w:szCs w:val="19"/>
              </w:rPr>
              <w:t>Envoltorio vaciado el 25 de agosto; los pools declaran liquidez sin contrapartida real</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D45C5C9" w14:textId="77777777" w:rsidR="003649A6" w:rsidRDefault="00503B60">
            <w:pPr>
              <w:spacing w:line="252" w:lineRule="auto"/>
            </w:pPr>
            <w:r>
              <w:rPr>
                <w:sz w:val="19"/>
                <w:szCs w:val="19"/>
              </w:rPr>
              <w:t>Inactivación</w:t>
            </w:r>
          </w:p>
        </w:tc>
      </w:tr>
      <w:tr w:rsidR="003649A6" w14:paraId="3487A39E"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19C4812" w14:textId="77777777" w:rsidR="003649A6" w:rsidRDefault="00503B60">
            <w:pPr>
              <w:spacing w:line="252" w:lineRule="auto"/>
            </w:pPr>
            <w:r>
              <w:rPr>
                <w:sz w:val="19"/>
                <w:szCs w:val="19"/>
              </w:rPr>
              <w:t>Catorce contratos HARVI duplicados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385BA26" w14:textId="77777777" w:rsidR="003649A6" w:rsidRDefault="00503B60">
            <w:pPr>
              <w:spacing w:line="252" w:lineRule="auto"/>
            </w:pPr>
            <w:r>
              <w:rPr>
                <w:sz w:val="19"/>
                <w:szCs w:val="19"/>
              </w:rPr>
              <w:t>Suministros desproporcionados, un tenedor cada uno, fuera del catálogo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C4314F3" w14:textId="77777777" w:rsidR="003649A6" w:rsidRDefault="00503B60">
            <w:pPr>
              <w:spacing w:line="252" w:lineRule="auto"/>
            </w:pPr>
            <w:r>
              <w:rPr>
                <w:sz w:val="19"/>
                <w:szCs w:val="19"/>
              </w:rPr>
              <w:t>Inactivación</w:t>
            </w:r>
          </w:p>
        </w:tc>
      </w:tr>
      <w:tr w:rsidR="003649A6" w14:paraId="6E13419C"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29CA91B" w14:textId="77777777" w:rsidR="003649A6" w:rsidRDefault="00503B60">
            <w:pPr>
              <w:spacing w:line="252" w:lineRule="auto"/>
            </w:pPr>
            <w:r>
              <w:rPr>
                <w:sz w:val="19"/>
                <w:szCs w:val="19"/>
              </w:rPr>
              <w:t>MONARKA, dos contratos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F10604D" w14:textId="77777777" w:rsidR="003649A6" w:rsidRDefault="00503B60">
            <w:pPr>
              <w:spacing w:line="252" w:lineRule="auto"/>
            </w:pPr>
            <w:r>
              <w:rPr>
                <w:sz w:val="19"/>
                <w:szCs w:val="19"/>
              </w:rPr>
              <w:t>Token del ecosistema fuera del listado publicado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24B4E9B" w14:textId="77777777" w:rsidR="003649A6" w:rsidRDefault="00503B60">
            <w:pPr>
              <w:spacing w:line="252" w:lineRule="auto"/>
            </w:pPr>
            <w:r>
              <w:rPr>
                <w:sz w:val="19"/>
                <w:szCs w:val="19"/>
              </w:rPr>
              <w:t>Por definir</w:t>
            </w:r>
          </w:p>
        </w:tc>
      </w:tr>
      <w:tr w:rsidR="003649A6" w14:paraId="220568EF"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3C8EB70" w14:textId="77777777" w:rsidR="003649A6" w:rsidRDefault="00503B60">
            <w:pPr>
              <w:spacing w:line="252" w:lineRule="auto"/>
            </w:pPr>
            <w:r>
              <w:rPr>
                <w:sz w:val="19"/>
                <w:szCs w:val="19"/>
              </w:rPr>
              <w:t>AUBEX, 0xf1498640b27a66c0dc505093d70911c060e04fb0</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DFD2BEF" w14:textId="77777777" w:rsidR="003649A6" w:rsidRDefault="00503B60">
            <w:pPr>
              <w:spacing w:line="252" w:lineRule="auto"/>
            </w:pPr>
            <w:r>
              <w:rPr>
                <w:sz w:val="19"/>
                <w:szCs w:val="19"/>
              </w:rPr>
              <w:t>Heredado, no ofrecido en productos, visible como no listado; la aplicación móvil le asigna un precio fijo de referencia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48B6097" w14:textId="77777777" w:rsidR="003649A6" w:rsidRDefault="00503B60">
            <w:pPr>
              <w:spacing w:line="252" w:lineRule="auto"/>
            </w:pPr>
            <w:r>
              <w:rPr>
                <w:sz w:val="19"/>
                <w:szCs w:val="19"/>
              </w:rPr>
              <w:t>Inactivación hasta autorización de DBNX y retiro del precio fijo</w:t>
            </w:r>
          </w:p>
        </w:tc>
      </w:tr>
      <w:tr w:rsidR="003649A6" w14:paraId="5C1D2067"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49757D7" w14:textId="77777777" w:rsidR="003649A6" w:rsidRDefault="00503B60">
            <w:pPr>
              <w:spacing w:line="252" w:lineRule="auto"/>
            </w:pPr>
            <w:r>
              <w:rPr>
                <w:sz w:val="19"/>
                <w:szCs w:val="19"/>
              </w:rPr>
              <w:t>AUBEX, 0xb58382be75879732f4abe96100f1b7faa6b4ce63</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D11A3BA" w14:textId="77777777" w:rsidR="003649A6" w:rsidRDefault="00503B60">
            <w:pPr>
              <w:spacing w:line="252" w:lineRule="auto"/>
            </w:pPr>
            <w:r>
              <w:rPr>
                <w:sz w:val="19"/>
                <w:szCs w:val="19"/>
              </w:rPr>
              <w:t>Heredado, un tenedor, fuera de productos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8C3017F" w14:textId="77777777" w:rsidR="003649A6" w:rsidRDefault="00503B60">
            <w:pPr>
              <w:spacing w:line="252" w:lineRule="auto"/>
            </w:pPr>
            <w:r>
              <w:rPr>
                <w:sz w:val="19"/>
                <w:szCs w:val="19"/>
              </w:rPr>
              <w:t>Inactivación</w:t>
            </w:r>
          </w:p>
        </w:tc>
      </w:tr>
      <w:tr w:rsidR="003649A6" w14:paraId="54741040"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4710341" w14:textId="77777777" w:rsidR="003649A6" w:rsidRDefault="00503B60">
            <w:pPr>
              <w:spacing w:line="252" w:lineRule="auto"/>
            </w:pPr>
            <w:r>
              <w:rPr>
                <w:sz w:val="19"/>
                <w:szCs w:val="19"/>
              </w:rPr>
              <w:t>Resto de los 172</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E96CDC5" w14:textId="77777777" w:rsidR="003649A6" w:rsidRDefault="00503B60">
            <w:pPr>
              <w:spacing w:line="252" w:lineRule="auto"/>
            </w:pPr>
            <w:r>
              <w:rPr>
                <w:sz w:val="19"/>
                <w:szCs w:val="19"/>
              </w:rPr>
              <w:t>Factorías, routers, contratos mínimos y duplicados de prueba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A60F3C1" w14:textId="77777777" w:rsidR="003649A6" w:rsidRDefault="00503B60">
            <w:pPr>
              <w:spacing w:line="252" w:lineRule="auto"/>
            </w:pPr>
            <w:r>
              <w:rPr>
                <w:sz w:val="19"/>
                <w:szCs w:val="19"/>
              </w:rPr>
              <w:t>Inactivación salvo que un responsable acredite propósito vigente</w:t>
            </w:r>
          </w:p>
        </w:tc>
      </w:tr>
    </w:tbl>
    <w:p w14:paraId="03A038A0" w14:textId="77777777" w:rsidR="003649A6" w:rsidRDefault="003649A6">
      <w:pPr>
        <w:spacing w:after="200"/>
      </w:pPr>
    </w:p>
    <w:p w14:paraId="34A90FA4" w14:textId="77777777" w:rsidR="003649A6" w:rsidRDefault="00503B60">
      <w:pPr>
        <w:pStyle w:val="Heading3"/>
        <w:spacing w:before="300" w:after="140"/>
      </w:pPr>
      <w:r>
        <w:t>14.5 Supply no ubicado y adquirentes tempranos</w:t>
      </w:r>
    </w:p>
    <w:p w14:paraId="54C9E549" w14:textId="77777777" w:rsidR="003649A6" w:rsidRDefault="00503B60">
      <w:pPr>
        <w:spacing w:after="160" w:line="276" w:lineRule="auto"/>
        <w:jc w:val="both"/>
      </w:pPr>
      <w:r>
        <w:t>La conciliación de 9.823,01 AUKA y 792,5 ONDK no ubicados sigue pendiente. La hipótesis es que corresponden a saldos creados en la cadena intermedia del 15 al 25 de agosto, y la fuente para cerrarla es el respaldo del reinicio del 25 de agosto, cuya lectura requiere la rotación previa de credenciales. Ninguna migración a contrato conforme de AUKA u ONDK se ejecuta antes de cerrar esta conciliación.</w:t>
      </w:r>
    </w:p>
    <w:p w14:paraId="606E1223" w14:textId="77777777" w:rsidR="003649A6" w:rsidRDefault="00503B60">
      <w:pPr>
        <w:spacing w:after="160" w:line="276" w:lineRule="auto"/>
        <w:jc w:val="both"/>
      </w:pPr>
      <w:r>
        <w:t>El tratamiento de los adquirentes tempranos de ONDK se decide con el panorama técnico completo, incluida esta conciliación, y antes de la migración de ONDK a contrato conforme.</w:t>
      </w:r>
    </w:p>
    <w:p w14:paraId="79BAA2C7" w14:textId="77777777" w:rsidR="003649A6" w:rsidRDefault="00503B60">
      <w:pPr>
        <w:pStyle w:val="Heading1"/>
        <w:pageBreakBefore/>
        <w:pBdr>
          <w:bottom w:val="single" w:sz="6" w:space="6" w:color="C9BE9E"/>
        </w:pBdr>
        <w:spacing w:before="200" w:after="200"/>
      </w:pPr>
      <w:r>
        <w:t>15. SFSP-800 y SFSP-900. Gobernanza y operación</w:t>
      </w:r>
    </w:p>
    <w:p w14:paraId="080392E0" w14:textId="77777777" w:rsidR="003649A6" w:rsidRDefault="00503B60">
      <w:pPr>
        <w:spacing w:after="160" w:line="276" w:lineRule="auto"/>
        <w:jc w:val="both"/>
      </w:pPr>
      <w:r>
        <w:rPr>
          <w:b/>
          <w:bCs/>
        </w:rPr>
        <w:t>Pendiente en su totalidad.</w:t>
      </w:r>
    </w:p>
    <w:p w14:paraId="0C26421E" w14:textId="77777777" w:rsidR="003649A6" w:rsidRDefault="00503B60">
      <w:pPr>
        <w:spacing w:after="160" w:line="276" w:lineRule="auto"/>
        <w:jc w:val="both"/>
      </w:pPr>
      <w:r>
        <w:t>La gobernanza requiere definir firmantes, umbrales por tipo de acción, duración de las demoras programadas, procedimiento de emergencia y proceso de actualización con plan de reversión.</w:t>
      </w:r>
    </w:p>
    <w:p w14:paraId="32C328DB" w14:textId="77777777" w:rsidR="003649A6" w:rsidRDefault="00503B60">
      <w:pPr>
        <w:spacing w:after="160" w:line="276" w:lineRule="auto"/>
        <w:jc w:val="both"/>
      </w:pPr>
      <w:r>
        <w:t>La operación requiere definir el manifiesto de despliegue por servicio, el monitoreo diferenciado por componente, la conciliación diaria y el procedimiento de incidentes.</w:t>
      </w:r>
    </w:p>
    <w:p w14:paraId="040316A1" w14:textId="77777777" w:rsidR="003649A6" w:rsidRDefault="00503B60">
      <w:pPr>
        <w:spacing w:after="160" w:line="276" w:lineRule="auto"/>
        <w:jc w:val="both"/>
      </w:pPr>
      <w:r>
        <w:t xml:space="preserve">La conciliación diaria debe cubrir, como mínimo, el supply y la circulación de ORIGEN; las onzas elegibles frente a las unidades colocadas de AUKA y AGKA, junto con las acuñadas en tesorería y las bloqueadas por redención; el supply autorizado frente al emitido y los tenedores en securities; las operaciones calzadas frente a las liquidadas; y los saldos de liquidación con moneda fiduciaria. Las diferencias fuera de tolerancia detienen la emisión nueva y escalan. La conformidad debe ser evidencia generada y no conclusión informal.</w:t>
      </w:r>
    </w:p>
    <w:p w14:paraId="0587D364" w14:textId="77777777" w:rsidR="003649A6" w:rsidRDefault="00503B60">
      <w:pPr>
        <w:pStyle w:val="Heading1"/>
        <w:pageBreakBefore/>
        <w:pBdr>
          <w:bottom w:val="single" w:sz="6" w:space="6" w:color="C9BE9E"/>
        </w:pBdr>
        <w:spacing w:before="200" w:after="200"/>
      </w:pPr>
      <w:r>
        <w:t>16. Base previa y condiciones de arranque</w:t>
      </w:r>
    </w:p>
    <w:p w14:paraId="46C55FF2" w14:textId="77777777" w:rsidR="003649A6" w:rsidRDefault="00503B60">
      <w:pPr>
        <w:spacing w:after="160" w:line="276" w:lineRule="auto"/>
        <w:jc w:val="both"/>
      </w:pPr>
      <w:r>
        <w:t>Los siguientes puntos deben cerrarse antes de que el protocolo registre operaciones reales. El estado corresponde a la verificación del 22 y 23 de septiembre de 2026.</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40"/>
        <w:gridCol w:w="3640"/>
      </w:tblGrid>
      <w:tr w:rsidR="003649A6" w14:paraId="06C3B1E6" w14:textId="77777777">
        <w:tblPrEx>
          <w:tblCellMar>
            <w:top w:w="0" w:type="dxa"/>
            <w:bottom w:w="0" w:type="dxa"/>
          </w:tblCellMar>
        </w:tblPrEx>
        <w:trPr>
          <w:tblHeader/>
        </w:trPr>
        <w:tc>
          <w:tcPr>
            <w:tcW w:w="28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1CFE9EBC" w14:textId="77777777" w:rsidR="003649A6" w:rsidRDefault="00503B60">
            <w:pPr>
              <w:spacing w:line="252" w:lineRule="auto"/>
            </w:pPr>
            <w:r>
              <w:rPr>
                <w:b/>
                <w:bCs/>
                <w:color w:val="6B5417"/>
                <w:sz w:val="19"/>
                <w:szCs w:val="19"/>
              </w:rPr>
              <w:t>Prioridad</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F1C4146" w14:textId="77777777" w:rsidR="003649A6" w:rsidRDefault="00503B60">
            <w:pPr>
              <w:spacing w:line="252" w:lineRule="auto"/>
            </w:pPr>
            <w:r>
              <w:rPr>
                <w:b/>
                <w:bCs/>
                <w:color w:val="6B5417"/>
                <w:sz w:val="19"/>
                <w:szCs w:val="19"/>
              </w:rPr>
              <w:t>Punto</w:t>
            </w:r>
          </w:p>
        </w:tc>
        <w:tc>
          <w:tcPr>
            <w:tcW w:w="364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2A01165D" w14:textId="77777777" w:rsidR="003649A6" w:rsidRDefault="00503B60">
            <w:pPr>
              <w:spacing w:line="252" w:lineRule="auto"/>
            </w:pPr>
            <w:r>
              <w:rPr>
                <w:b/>
                <w:bCs/>
                <w:color w:val="6B5417"/>
                <w:sz w:val="19"/>
                <w:szCs w:val="19"/>
              </w:rPr>
              <w:t>Estado</w:t>
            </w:r>
          </w:p>
        </w:tc>
      </w:tr>
      <w:tr w:rsidR="003649A6" w14:paraId="2D47AF51"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C8C7C4E" w14:textId="77777777" w:rsidR="003649A6" w:rsidRDefault="00503B60">
            <w:pPr>
              <w:spacing w:line="252" w:lineRule="auto"/>
            </w:pPr>
            <w:r>
              <w:rPr>
                <w:sz w:val="19"/>
                <w:szCs w:val="19"/>
              </w:rPr>
              <w:t>Crítico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4897535" w14:textId="77777777" w:rsidR="003649A6" w:rsidRDefault="00503B60">
            <w:pPr>
              <w:spacing w:line="252" w:lineRule="auto"/>
            </w:pPr>
            <w:r>
              <w:rPr>
                <w:sz w:val="19"/>
                <w:szCs w:val="19"/>
              </w:rPr>
              <w:t>Credencial administrativa en texto plano en un repositorio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86246EC" w14:textId="77777777" w:rsidR="003649A6" w:rsidRDefault="00503B60">
            <w:pPr>
              <w:spacing w:line="252" w:lineRule="auto"/>
            </w:pPr>
            <w:r>
              <w:rPr>
                <w:sz w:val="19"/>
                <w:szCs w:val="19"/>
              </w:rPr>
              <w:t>Abierto; el cierre exige rotarla, porque permanece en el historial</w:t>
            </w:r>
          </w:p>
        </w:tc>
      </w:tr>
      <w:tr w:rsidR="003649A6" w14:paraId="0CFDFEAF"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21D7943" w14:textId="77777777" w:rsidR="003649A6" w:rsidRDefault="00503B60">
            <w:pPr>
              <w:spacing w:line="252" w:lineRule="auto"/>
            </w:pPr>
            <w:r>
              <w:rPr>
                <w:sz w:val="19"/>
                <w:szCs w:val="19"/>
              </w:rPr>
              <w:t>Crítico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FC1DA14" w14:textId="77777777" w:rsidR="003649A6" w:rsidRDefault="00503B60">
            <w:pPr>
              <w:spacing w:line="252" w:lineRule="auto"/>
            </w:pPr>
            <w:r>
              <w:rPr>
                <w:sz w:val="19"/>
                <w:szCs w:val="19"/>
              </w:rPr>
              <w:t>Pruebas con operaciones destructivas sin barrera técnica</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AD809D5" w14:textId="77777777" w:rsidR="003649A6" w:rsidRDefault="00503B60">
            <w:pPr>
              <w:spacing w:line="252" w:lineRule="auto"/>
            </w:pPr>
            <w:r>
              <w:rPr>
                <w:sz w:val="19"/>
                <w:szCs w:val="19"/>
              </w:rPr>
              <w:t>Abierto</w:t>
            </w:r>
          </w:p>
        </w:tc>
      </w:tr>
      <w:tr w:rsidR="003649A6" w14:paraId="18159F98"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7202BF0" w14:textId="77777777" w:rsidR="003649A6" w:rsidRDefault="00503B60">
            <w:pPr>
              <w:spacing w:line="252" w:lineRule="auto"/>
            </w:pPr>
            <w:r>
              <w:rPr>
                <w:sz w:val="19"/>
                <w:szCs w:val="19"/>
              </w:rPr>
              <w:t>Crítico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84237AD" w14:textId="77777777" w:rsidR="003649A6" w:rsidRDefault="00503B60">
            <w:pPr>
              <w:spacing w:line="252" w:lineRule="auto"/>
            </w:pPr>
            <w:r>
              <w:rPr>
                <w:sz w:val="19"/>
                <w:szCs w:val="19"/>
              </w:rPr>
              <w:t>Modo de precio de ORIGEN en producción</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F5EEF78" w14:textId="77777777" w:rsidR="003649A6" w:rsidRDefault="00503B60">
            <w:pPr>
              <w:spacing w:line="252" w:lineRule="auto"/>
            </w:pPr>
            <w:r>
              <w:rPr>
                <w:sz w:val="19"/>
                <w:szCs w:val="19"/>
              </w:rPr>
              <w:t>No verificado; afecta conversiones de dinero</w:t>
            </w:r>
          </w:p>
        </w:tc>
      </w:tr>
      <w:tr w:rsidR="003649A6" w14:paraId="200434C8"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0984B42" w14:textId="77777777" w:rsidR="003649A6" w:rsidRDefault="00503B60">
            <w:pPr>
              <w:spacing w:line="252" w:lineRule="auto"/>
            </w:pPr>
            <w:r>
              <w:rPr>
                <w:sz w:val="19"/>
                <w:szCs w:val="19"/>
              </w:rPr>
              <w:t>Alto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D8BEFEE" w14:textId="77777777" w:rsidR="003649A6" w:rsidRDefault="00503B60">
            <w:pPr>
              <w:spacing w:line="252" w:lineRule="auto"/>
            </w:pPr>
            <w:r>
              <w:rPr>
                <w:sz w:val="19"/>
                <w:szCs w:val="19"/>
              </w:rPr>
              <w:t>Validadores con operador, proveedor y cuenta de nube compartidos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C8045D8" w14:textId="77777777" w:rsidR="003649A6" w:rsidRDefault="00503B60">
            <w:pPr>
              <w:spacing w:line="252" w:lineRule="auto"/>
            </w:pPr>
            <w:r>
              <w:rPr>
                <w:sz w:val="19"/>
                <w:szCs w:val="19"/>
              </w:rPr>
              <w:t>Abierto</w:t>
            </w:r>
          </w:p>
        </w:tc>
      </w:tr>
      <w:tr w:rsidR="003649A6" w14:paraId="1E8C6E17"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C6990CE" w14:textId="77777777" w:rsidR="003649A6" w:rsidRDefault="00503B60">
            <w:pPr>
              <w:spacing w:line="252" w:lineRule="auto"/>
            </w:pPr>
            <w:r>
              <w:rPr>
                <w:sz w:val="19"/>
                <w:szCs w:val="19"/>
              </w:rPr>
              <w:t>Alto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8E518DC" w14:textId="77777777" w:rsidR="003649A6" w:rsidRDefault="00503B60">
            <w:pPr>
              <w:spacing w:line="252" w:lineRule="auto"/>
            </w:pPr>
            <w:r>
              <w:rPr>
                <w:sz w:val="19"/>
                <w:szCs w:val="19"/>
              </w:rPr>
              <w:t>Constancia de la copia fría de las llaves de los validadores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7F78A95" w14:textId="77777777" w:rsidR="003649A6" w:rsidRDefault="00503B60">
            <w:pPr>
              <w:spacing w:line="252" w:lineRule="auto"/>
            </w:pPr>
            <w:r>
              <w:rPr>
                <w:sz w:val="19"/>
                <w:szCs w:val="19"/>
              </w:rPr>
              <w:t>No disponible</w:t>
            </w:r>
          </w:p>
        </w:tc>
      </w:tr>
      <w:tr w:rsidR="003649A6" w14:paraId="28A09281"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C683AC8" w14:textId="77777777" w:rsidR="003649A6" w:rsidRDefault="00503B60">
            <w:pPr>
              <w:spacing w:line="252" w:lineRule="auto"/>
            </w:pPr>
            <w:r>
              <w:rPr>
                <w:sz w:val="19"/>
                <w:szCs w:val="19"/>
              </w:rPr>
              <w:t>Alto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5A3B6A4" w14:textId="77777777" w:rsidR="003649A6" w:rsidRDefault="00503B60">
            <w:pPr>
              <w:spacing w:line="252" w:lineRule="auto"/>
            </w:pPr>
            <w:r>
              <w:rPr>
                <w:sz w:val="19"/>
                <w:szCs w:val="19"/>
              </w:rPr>
              <w:t>Red sin permisos de despliegue ni filtro de transacciones</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4A27CF5" w14:textId="77777777" w:rsidR="003649A6" w:rsidRDefault="00503B60">
            <w:pPr>
              <w:spacing w:line="252" w:lineRule="auto"/>
            </w:pPr>
            <w:r>
              <w:rPr>
                <w:sz w:val="19"/>
                <w:szCs w:val="19"/>
              </w:rPr>
              <w:t>Abierto</w:t>
            </w:r>
          </w:p>
        </w:tc>
      </w:tr>
      <w:tr w:rsidR="003649A6" w14:paraId="1EDB2A1F"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3212DFD" w14:textId="77777777" w:rsidR="003649A6" w:rsidRDefault="00503B60">
            <w:pPr>
              <w:spacing w:line="252" w:lineRule="auto"/>
            </w:pPr>
            <w:r>
              <w:rPr>
                <w:sz w:val="19"/>
                <w:szCs w:val="19"/>
              </w:rPr>
              <w:t>Alto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AEE158F" w14:textId="77777777" w:rsidR="003649A6" w:rsidRDefault="00503B60">
            <w:pPr>
              <w:spacing w:line="252" w:lineRule="auto"/>
            </w:pPr>
            <w:r>
              <w:rPr>
                <w:sz w:val="19"/>
                <w:szCs w:val="19"/>
              </w:rPr>
              <w:t>Manifiesto de despliegue por servicio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ABDCFD6" w14:textId="77777777" w:rsidR="003649A6" w:rsidRDefault="00503B60">
            <w:pPr>
              <w:spacing w:line="252" w:lineRule="auto"/>
            </w:pPr>
            <w:r>
              <w:rPr>
                <w:sz w:val="19"/>
                <w:szCs w:val="19"/>
              </w:rPr>
              <w:t>Parcial; faltan versión desplegada, respaldo y recuperación</w:t>
            </w:r>
          </w:p>
        </w:tc>
      </w:tr>
      <w:tr w:rsidR="003649A6" w14:paraId="0C67C82C"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8EBB7E2" w14:textId="77777777" w:rsidR="003649A6" w:rsidRDefault="00503B60">
            <w:pPr>
              <w:spacing w:line="252" w:lineRule="auto"/>
            </w:pPr>
            <w:r>
              <w:rPr>
                <w:sz w:val="19"/>
                <w:szCs w:val="19"/>
              </w:rPr>
              <w:t>Alto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5FA4406" w14:textId="77777777" w:rsidR="003649A6" w:rsidRDefault="00503B60">
            <w:pPr>
              <w:spacing w:line="252" w:lineRule="auto"/>
            </w:pPr>
            <w:r>
              <w:rPr>
                <w:sz w:val="19"/>
                <w:szCs w:val="19"/>
              </w:rPr>
              <w:t>Dos copias del puente entre Genesis ID y Veta Wallet</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D107BBC" w14:textId="77777777" w:rsidR="003649A6" w:rsidRDefault="00503B60">
            <w:pPr>
              <w:spacing w:line="252" w:lineRule="auto"/>
            </w:pPr>
            <w:r>
              <w:rPr>
                <w:sz w:val="19"/>
                <w:szCs w:val="19"/>
              </w:rPr>
              <w:t>Abierto</w:t>
            </w:r>
          </w:p>
        </w:tc>
      </w:tr>
      <w:tr w:rsidR="003649A6" w14:paraId="0C55F500"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476F08B" w14:textId="77777777" w:rsidR="003649A6" w:rsidRDefault="00503B60">
            <w:pPr>
              <w:spacing w:line="252" w:lineRule="auto"/>
            </w:pPr>
            <w:r>
              <w:rPr>
                <w:sz w:val="19"/>
                <w:szCs w:val="19"/>
              </w:rPr>
              <w:t>Alto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1F6AC95" w14:textId="77777777" w:rsidR="003649A6" w:rsidRDefault="00503B60">
            <w:pPr>
              <w:spacing w:line="252" w:lineRule="auto"/>
            </w:pPr>
            <w:r>
              <w:rPr>
                <w:sz w:val="19"/>
                <w:szCs w:val="19"/>
              </w:rPr>
              <w:t>Acta de los movimientos de tesorería del 11 y 14 de septiembre</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F47B0C9" w14:textId="77777777" w:rsidR="003649A6" w:rsidRDefault="00503B60">
            <w:pPr>
              <w:spacing w:line="252" w:lineRule="auto"/>
            </w:pPr>
            <w:r>
              <w:rPr>
                <w:sz w:val="19"/>
                <w:szCs w:val="19"/>
              </w:rPr>
              <w:t>Ejecutados; documentación pendiente</w:t>
            </w:r>
          </w:p>
        </w:tc>
      </w:tr>
      <w:tr w:rsidR="003649A6" w14:paraId="1E703816"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8A4BCA4" w14:textId="77777777" w:rsidR="003649A6" w:rsidRDefault="00503B60">
            <w:pPr>
              <w:spacing w:line="252" w:lineRule="auto"/>
            </w:pPr>
            <w:r>
              <w:rPr>
                <w:sz w:val="19"/>
                <w:szCs w:val="19"/>
              </w:rPr>
              <w:t>Medio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2E5CFE5" w14:textId="77777777" w:rsidR="003649A6" w:rsidRDefault="00503B60">
            <w:pPr>
              <w:spacing w:line="252" w:lineRule="auto"/>
            </w:pPr>
            <w:r>
              <w:rPr>
                <w:sz w:val="19"/>
                <w:szCs w:val="19"/>
              </w:rPr>
              <w:t>Restauración completa de la historia de la cadena 8532</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56568C0" w14:textId="77777777" w:rsidR="003649A6" w:rsidRDefault="00503B60">
            <w:pPr>
              <w:spacing w:line="252" w:lineRule="auto"/>
            </w:pPr>
            <w:r>
              <w:rPr>
                <w:sz w:val="19"/>
                <w:szCs w:val="19"/>
              </w:rPr>
              <w:t>No probada</w:t>
            </w:r>
          </w:p>
        </w:tc>
      </w:tr>
      <w:tr w:rsidR="003649A6" w14:paraId="2FD14209" w14:textId="77777777">
        <w:tblPrEx>
          <w:tblCellMar>
            <w:top w:w="0" w:type="dxa"/>
            <w:bottom w:w="0" w:type="dxa"/>
          </w:tblCellMar>
        </w:tblPrEx>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2246F85" w14:textId="77777777" w:rsidR="003649A6" w:rsidRDefault="00503B60">
            <w:pPr>
              <w:spacing w:line="252" w:lineRule="auto"/>
            </w:pPr>
            <w:r>
              <w:rPr>
                <w:sz w:val="19"/>
                <w:szCs w:val="19"/>
              </w:rPr>
              <w:t>Medio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AD71EC0" w14:textId="77777777" w:rsidR="003649A6" w:rsidRDefault="00503B60">
            <w:pPr>
              <w:spacing w:line="252" w:lineRule="auto"/>
            </w:pPr>
            <w:r>
              <w:rPr>
                <w:sz w:val="19"/>
                <w:szCs w:val="19"/>
              </w:rPr>
              <w:t>Degradación a texto en claro en mensajería frente a promesa de cifrado</w:t>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9C39900" w14:textId="77777777" w:rsidR="003649A6" w:rsidRDefault="00503B60">
            <w:pPr>
              <w:spacing w:line="252" w:lineRule="auto"/>
            </w:pPr>
            <w:r>
              <w:rPr>
                <w:sz w:val="19"/>
                <w:szCs w:val="19"/>
              </w:rPr>
              <w:t>Abierto según la revisión del 21 de septiembre</w:t>
            </w:r>
          </w:p>
        </w:tc>
      </w:tr>
      <w:tr w:rsidR="003649A6" w14:paraId="6DC4C95D" w14:textId="77777777">
        <w:tblPrEx>
          <w:tblCellMar>
            <w:top w:w="0" w:type="dxa"/>
            <w:bottom w:w="0" w:type="dxa"/>
          </w:tblCellMar>
        </w:tblPrEx>
        <w:trPr>
          <w:ins w:id="9011" w:author="Claude" w:date="2026-09-24T09:00:00Z"/>
        </w:trPr>
        <w:tc>
          <w:tcPr>
            <w:tcW w:w="28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42D8DCB" w14:textId="77777777" w:rsidR="003649A6" w:rsidRDefault="00503B60">
            <w:pPr>
              <w:spacing w:line="252" w:lineRule="auto"/>
              <w:rPr>
                <w:ins w:id="9015" w:author="Claude" w:date="2026-09-24T09:00:00Z"/>
              </w:rPr>
            </w:pPr>
            <w:commentRangeStart w:id="6"/>
            <w:ins w:id="9012" w:author="Claude" w:date="2026-09-24T09:00:00Z">
              <w:r>
                <w:rPr>
                  <w:sz w:val="19"/>
                  <w:szCs w:val="19"/>
                </w:rPr>
                <w:t xml:space="preserve">Medio</w:t>
              </w:r>
            </w:ins>
            <w:commentRangeEnd w:id="6"/>
            <w:r>
              <w:rPr>
                <w:rStyle w:val="CommentReference"/>
              </w:rPr>
              <w:commentReference w:id="6"/>
            </w:r>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A2A5CBC" w14:textId="77777777" w:rsidR="003649A6" w:rsidRDefault="00503B60">
            <w:pPr>
              <w:spacing w:line="252" w:lineRule="auto"/>
              <w:rPr>
                <w:ins w:id="9016" w:author="Claude" w:date="2026-09-24T09:00:00Z"/>
              </w:rPr>
            </w:pPr>
            <w:ins w:id="9013" w:author="Claude" w:date="2026-09-24T09:00:00Z">
              <w:r>
                <w:rPr>
                  <w:sz w:val="19"/>
                  <w:szCs w:val="19"/>
                </w:rPr>
                <w:t xml:space="preserve">Nodo de la cadena 8532 produciendo bloques con acceso RPC abierto</w:t>
              </w:r>
            </w:ins>
          </w:p>
        </w:tc>
        <w:tc>
          <w:tcPr>
            <w:tcW w:w="364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D392AA2" w14:textId="77777777" w:rsidR="003649A6" w:rsidRDefault="00503B60">
            <w:pPr>
              <w:spacing w:line="252" w:lineRule="auto"/>
              <w:rPr>
                <w:ins w:id="9017" w:author="Claude" w:date="2026-09-24T09:00:00Z"/>
              </w:rPr>
            </w:pPr>
            <w:ins w:id="9014" w:author="Claude" w:date="2026-09-24T09:00:00Z">
              <w:r>
                <w:rPr>
                  <w:sz w:val="19"/>
                  <w:szCs w:val="19"/>
                </w:rPr>
                <w:t xml:space="preserve">Abierto; pendiente de verificación y apagado (D14)</w:t>
              </w:r>
            </w:ins>
          </w:p>
        </w:tc>
      </w:tr>
    </w:tbl>
    <w:p w14:paraId="09DF0D1E" w14:textId="77777777" w:rsidR="003649A6" w:rsidRDefault="003649A6">
      <w:pPr>
        <w:spacing w:after="200"/>
      </w:pPr>
    </w:p>
    <w:p w14:paraId="4D06F411" w14:textId="77777777" w:rsidR="003649A6" w:rsidRDefault="00503B60">
      <w:pPr>
        <w:spacing w:after="160" w:line="276" w:lineRule="auto"/>
        <w:jc w:val="both"/>
      </w:pPr>
      <w:r>
        <w:t>El manifiesto de despliegue es prerrequisito de la red cerrada. Un control que restringe qué puede desplegarse exige primero poder demostrar qué está desplegado y bajo qué versión.</w:t>
      </w:r>
    </w:p>
    <w:p w14:paraId="1ECE048C" w14:textId="77777777" w:rsidR="003649A6" w:rsidRDefault="00503B60">
      <w:pPr>
        <w:pStyle w:val="Heading1"/>
        <w:pageBreakBefore/>
        <w:pBdr>
          <w:bottom w:val="single" w:sz="6" w:space="6" w:color="C9BE9E"/>
        </w:pBdr>
        <w:spacing w:before="200" w:after="200"/>
      </w:pPr>
      <w:commentRangeStart w:id="9"/>
      <w:r>
        <w:t>17. Estado de las series</w:t>
      </w:r>
      <w:commentRangeEnd w:id="9"/>
      <w:r>
        <w:rPr>
          <w:rStyle w:val="CommentReference"/>
        </w:rPr>
        <w:commentReference w:id="9"/>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688FAEE0"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60913690" w14:textId="77777777" w:rsidR="003649A6" w:rsidRDefault="00503B60">
            <w:pPr>
              <w:spacing w:line="252" w:lineRule="auto"/>
            </w:pPr>
            <w:r>
              <w:rPr>
                <w:b/>
                <w:bCs/>
                <w:color w:val="6B5417"/>
                <w:sz w:val="19"/>
                <w:szCs w:val="19"/>
              </w:rPr>
              <w:t>Serie</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3DE72BFF" w14:textId="77777777" w:rsidR="003649A6" w:rsidRDefault="00503B60">
            <w:pPr>
              <w:spacing w:line="252" w:lineRule="auto"/>
            </w:pPr>
            <w:r>
              <w:rPr>
                <w:b/>
                <w:bCs/>
                <w:color w:val="6B5417"/>
                <w:sz w:val="19"/>
                <w:szCs w:val="19"/>
              </w:rPr>
              <w:t>Estado</w:t>
            </w:r>
          </w:p>
        </w:tc>
      </w:tr>
      <w:tr w:rsidR="003649A6" w14:paraId="613E776F"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B34AE06" w14:textId="77777777" w:rsidR="003649A6" w:rsidRDefault="00503B60">
            <w:pPr>
              <w:spacing w:line="252" w:lineRule="auto"/>
            </w:pPr>
            <w:r>
              <w:rPr>
                <w:sz w:val="19"/>
                <w:szCs w:val="19"/>
              </w:rPr>
              <w:t>SFSP-100 CORE</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F051689" w14:textId="77777777" w:rsidR="003649A6" w:rsidRDefault="00503B60">
            <w:pPr>
              <w:spacing w:line="252" w:lineRule="auto"/>
            </w:pPr>
            <w:r>
              <w:rPr>
                <w:sz w:val="19"/>
                <w:szCs w:val="19"/>
              </w:rPr>
              <w:t>Estructura definida; faltan interfaces y esquemas de eventos</w:t>
            </w:r>
          </w:p>
        </w:tc>
      </w:tr>
      <w:tr w:rsidR="003649A6" w14:paraId="2D769A21"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478CC38" w14:textId="77777777" w:rsidR="003649A6" w:rsidRDefault="00503B60">
            <w:pPr>
              <w:spacing w:line="252" w:lineRule="auto"/>
            </w:pPr>
            <w:r>
              <w:rPr>
                <w:sz w:val="19"/>
                <w:szCs w:val="19"/>
              </w:rPr>
              <w:t>SFSP-110 IDENTITY</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93F5397" w14:textId="77777777" w:rsidR="003649A6" w:rsidRDefault="00503B60">
            <w:pPr>
              <w:spacing w:line="252" w:lineRule="auto"/>
            </w:pPr>
            <w:r>
              <w:rPr>
                <w:sz w:val="19"/>
                <w:szCs w:val="19"/>
              </w:rPr>
              <w:t>Motor verificado con aprobación humana; falta fijar el puente canónico con Veta Wallet</w:t>
            </w:r>
          </w:p>
        </w:tc>
      </w:tr>
      <w:tr w:rsidR="003649A6" w14:paraId="386BCF99"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A03A866" w14:textId="77777777" w:rsidR="003649A6" w:rsidRDefault="00503B60">
            <w:pPr>
              <w:spacing w:line="252" w:lineRule="auto"/>
            </w:pPr>
            <w:r>
              <w:rPr>
                <w:sz w:val="19"/>
                <w:szCs w:val="19"/>
              </w:rPr>
              <w:t>SFSP-120 COMPLIANCE</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96024AD" w14:textId="77777777" w:rsidR="003649A6" w:rsidRDefault="00503B60">
            <w:pPr>
              <w:spacing w:line="252" w:lineRule="auto"/>
            </w:pPr>
            <w:r>
              <w:rPr>
                <w:sz w:val="19"/>
                <w:szCs w:val="19"/>
              </w:rPr>
              <w:t>Regla de acceso y jurisdicción definida; falta especificación de la matriz y del motor</w:t>
            </w:r>
          </w:p>
        </w:tc>
      </w:tr>
      <w:tr w:rsidR="003649A6" w14:paraId="4A13A307"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B07F6C1" w14:textId="77777777" w:rsidR="003649A6" w:rsidRDefault="00503B60">
            <w:pPr>
              <w:spacing w:line="252" w:lineRule="auto"/>
            </w:pPr>
            <w:r>
              <w:rPr>
                <w:sz w:val="19"/>
                <w:szCs w:val="19"/>
              </w:rPr>
              <w:t>SFSP-200 SEC</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B91F93F" w14:textId="77777777" w:rsidR="003649A6" w:rsidRDefault="00503B60">
            <w:pPr>
              <w:spacing w:line="252" w:lineRule="auto"/>
            </w:pPr>
            <w:r>
              <w:rPr>
                <w:sz w:val="19"/>
                <w:szCs w:val="19"/>
              </w:rPr>
              <w:t>Modelo de supply, expediente de admisión, segmentos y deslindes definidos; faltan plantillas parametrizadas, motor de pagos y acciones corporativas</w:t>
            </w:r>
          </w:p>
        </w:tc>
      </w:tr>
      <w:tr w:rsidR="003649A6" w14:paraId="057B4C94"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E6225C5" w14:textId="77777777" w:rsidR="003649A6" w:rsidRDefault="00503B60">
            <w:pPr>
              <w:spacing w:line="252" w:lineRule="auto"/>
            </w:pPr>
            <w:r>
              <w:rPr>
                <w:sz w:val="19"/>
                <w:szCs w:val="19"/>
              </w:rPr>
              <w:t>SFSP-300 COM</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64FFBCA" w14:textId="77777777" w:rsidR="003649A6" w:rsidRDefault="00503B60">
            <w:pPr>
              <w:spacing w:line="252" w:lineRule="auto"/>
            </w:pPr>
            <w:r>
              <w:rPr>
                <w:sz w:val="19"/>
                <w:szCs w:val="19"/>
              </w:rPr>
              <w:t>Definida sobre acuñación previa y colocación contra respaldo; sin metal custodiado a la fecha</w:t>
            </w:r>
          </w:p>
        </w:tc>
      </w:tr>
      <w:tr w:rsidR="003649A6" w14:paraId="231E6641"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6357539" w14:textId="77777777" w:rsidR="003649A6" w:rsidRDefault="00503B60">
            <w:pPr>
              <w:spacing w:line="252" w:lineRule="auto"/>
            </w:pPr>
            <w:r>
              <w:rPr>
                <w:sz w:val="19"/>
                <w:szCs w:val="19"/>
              </w:rPr>
              <w:t>SFSP-400 MON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BDEF309" w14:textId="77777777" w:rsidR="003649A6" w:rsidRDefault="00503B60">
            <w:pPr>
              <w:spacing w:line="252" w:lineRule="auto"/>
            </w:pPr>
            <w:r>
              <w:rPr>
                <w:sz w:val="19"/>
                <w:szCs w:val="19"/>
              </w:rPr>
              <w:t>Definida en lo monetario; pendiente de D01 en precio y del acta de comisión</w:t>
            </w:r>
          </w:p>
        </w:tc>
      </w:tr>
      <w:tr w:rsidR="003649A6" w14:paraId="6040786A"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045981D" w14:textId="77777777" w:rsidR="003649A6" w:rsidRDefault="00503B60">
            <w:pPr>
              <w:spacing w:line="252" w:lineRule="auto"/>
            </w:pPr>
            <w:r>
              <w:rPr>
                <w:sz w:val="19"/>
                <w:szCs w:val="19"/>
              </w:rPr>
              <w:t>SFSP-500 MKT</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8E97BD5" w14:textId="77777777" w:rsidR="003649A6" w:rsidRDefault="00503B60">
            <w:pPr>
              <w:spacing w:line="252" w:lineRule="auto"/>
            </w:pPr>
            <w:r>
              <w:rPr>
                <w:sz w:val="19"/>
                <w:szCs w:val="19"/>
              </w:rPr>
              <w:t>Modelo definido; falta especificación</w:t>
            </w:r>
          </w:p>
        </w:tc>
      </w:tr>
      <w:tr w:rsidR="003649A6" w14:paraId="3514CC0D"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45852C6" w14:textId="77777777" w:rsidR="003649A6" w:rsidRDefault="00503B60">
            <w:pPr>
              <w:spacing w:line="252" w:lineRule="auto"/>
            </w:pPr>
            <w:r>
              <w:rPr>
                <w:sz w:val="19"/>
                <w:szCs w:val="19"/>
              </w:rPr>
              <w:t>SFSP-600 PRIV</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B6C4EB8" w14:textId="77777777" w:rsidR="003649A6" w:rsidRDefault="00503B60">
            <w:pPr>
              <w:spacing w:line="252" w:lineRule="auto"/>
            </w:pPr>
            <w:r>
              <w:rPr>
                <w:sz w:val="19"/>
                <w:szCs w:val="19"/>
              </w:rPr>
              <w:t>Principios definidos; falta selección tecnológica</w:t>
            </w:r>
          </w:p>
        </w:tc>
      </w:tr>
      <w:tr w:rsidR="003649A6" w14:paraId="5E2DEA5D"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9E4D514" w14:textId="77777777" w:rsidR="003649A6" w:rsidRDefault="00503B60">
            <w:pPr>
              <w:spacing w:line="252" w:lineRule="auto"/>
            </w:pPr>
            <w:r>
              <w:rPr>
                <w:sz w:val="19"/>
                <w:szCs w:val="19"/>
              </w:rPr>
              <w:t>SFSP-700 MIG</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ACF4F9C" w14:textId="77777777" w:rsidR="003649A6" w:rsidRDefault="00503B60">
            <w:pPr>
              <w:spacing w:line="252" w:lineRule="auto"/>
            </w:pPr>
            <w:r>
              <w:rPr>
                <w:sz w:val="19"/>
                <w:szCs w:val="19"/>
              </w:rPr>
              <w:t>Definida como migración dentro de la cadena; faltan decisiones sobre contratos pendientes y la conciliación de supply</w:t>
            </w:r>
          </w:p>
        </w:tc>
      </w:tr>
      <w:tr w:rsidR="003649A6" w14:paraId="6B150EA4"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284D1B2" w14:textId="77777777" w:rsidR="003649A6" w:rsidRDefault="00503B60">
            <w:pPr>
              <w:spacing w:line="252" w:lineRule="auto"/>
            </w:pPr>
            <w:r>
              <w:rPr>
                <w:sz w:val="19"/>
                <w:szCs w:val="19"/>
              </w:rPr>
              <w:t>SFSP-800 GOV</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C6D6052" w14:textId="77777777" w:rsidR="003649A6" w:rsidRDefault="00503B60">
            <w:pPr>
              <w:spacing w:line="252" w:lineRule="auto"/>
            </w:pPr>
            <w:r>
              <w:rPr>
                <w:sz w:val="19"/>
                <w:szCs w:val="19"/>
              </w:rPr>
              <w:t>Pendiente</w:t>
            </w:r>
          </w:p>
        </w:tc>
      </w:tr>
      <w:tr w:rsidR="003649A6" w14:paraId="46F4036C"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1DF9627" w14:textId="77777777" w:rsidR="003649A6" w:rsidRDefault="00503B60">
            <w:pPr>
              <w:spacing w:line="252" w:lineRule="auto"/>
            </w:pPr>
            <w:r>
              <w:rPr>
                <w:sz w:val="19"/>
                <w:szCs w:val="19"/>
              </w:rPr>
              <w:t>SFSP-900 OPS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990114A" w14:textId="77777777" w:rsidR="003649A6" w:rsidRDefault="00503B60">
            <w:pPr>
              <w:spacing w:line="252" w:lineRule="auto"/>
            </w:pPr>
            <w:r>
              <w:rPr>
                <w:sz w:val="19"/>
                <w:szCs w:val="19"/>
              </w:rPr>
              <w:t>Pendiente; existe un manifiesto de despliegue parcial elaborado por el equipo técnico</w:t>
            </w:r>
          </w:p>
        </w:tc>
      </w:tr>
    </w:tbl>
    <w:p w14:paraId="1A342146" w14:textId="77777777" w:rsidR="003649A6" w:rsidRDefault="003649A6">
      <w:pPr>
        <w:spacing w:after="200"/>
      </w:pPr>
    </w:p>
    <w:p w14:paraId="5CED4881" w14:textId="77777777" w:rsidR="003649A6" w:rsidRDefault="00503B60">
      <w:pPr>
        <w:pStyle w:val="Heading1"/>
        <w:pageBreakBefore/>
        <w:pBdr>
          <w:bottom w:val="single" w:sz="6" w:space="6" w:color="C9BE9E"/>
        </w:pBdr>
        <w:spacing w:before="200" w:after="200"/>
      </w:pPr>
      <w:r>
        <w:t>18. Decisiones abiertas</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3BB7991D"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1603610C" w14:textId="77777777" w:rsidR="003649A6" w:rsidRDefault="00503B60">
            <w:pPr>
              <w:spacing w:line="252" w:lineRule="auto"/>
            </w:pPr>
            <w:r>
              <w:rPr>
                <w:b/>
                <w:bCs/>
                <w:color w:val="6B5417"/>
                <w:sz w:val="19"/>
                <w:szCs w:val="19"/>
              </w:rPr>
              <w:t>Tema</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1AAEB738" w14:textId="77777777" w:rsidR="003649A6" w:rsidRDefault="00503B60">
            <w:pPr>
              <w:spacing w:line="252" w:lineRule="auto"/>
            </w:pPr>
            <w:r>
              <w:rPr>
                <w:b/>
                <w:bCs/>
                <w:color w:val="6B5417"/>
                <w:sz w:val="19"/>
                <w:szCs w:val="19"/>
              </w:rPr>
              <w:t>Decisión pendiente</w:t>
            </w:r>
          </w:p>
        </w:tc>
      </w:tr>
      <w:tr w:rsidR="003649A6" w14:paraId="5B977ABC"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D79C91A" w14:textId="77777777" w:rsidR="003649A6" w:rsidRDefault="00503B60">
            <w:pPr>
              <w:spacing w:line="252" w:lineRule="auto"/>
            </w:pPr>
            <w:r>
              <w:rPr>
                <w:sz w:val="19"/>
                <w:szCs w:val="19"/>
              </w:rPr>
              <w:t>Jurisdicción de DBNX</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4249C93" w14:textId="77777777" w:rsidR="003649A6" w:rsidRDefault="00503B60">
            <w:pPr>
              <w:spacing w:line="252" w:lineRule="auto"/>
            </w:pPr>
            <w:r>
              <w:rPr>
                <w:sz w:val="19"/>
                <w:szCs w:val="19"/>
              </w:rPr>
              <w:t>Bajo qué reglamento opera si se estructura en Nueva Zelanda mientras la licencia de la operación está en Próspera</w:t>
            </w:r>
          </w:p>
        </w:tc>
      </w:tr>
      <w:tr w:rsidR="003649A6" w14:paraId="29F40BBB"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D4C5523" w14:textId="77777777" w:rsidR="003649A6" w:rsidRDefault="00503B60">
            <w:pPr>
              <w:spacing w:line="252" w:lineRule="auto"/>
            </w:pPr>
            <w:r>
              <w:rPr>
                <w:sz w:val="19"/>
                <w:szCs w:val="19"/>
              </w:rPr>
              <w:t>Valuador de ONDK</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46B0D8F" w14:textId="77777777" w:rsidR="003649A6" w:rsidRDefault="00503B60">
            <w:pPr>
              <w:spacing w:line="252" w:lineRule="auto"/>
            </w:pPr>
            <w:r>
              <w:rPr>
                <w:sz w:val="19"/>
                <w:szCs w:val="19"/>
              </w:rPr>
              <w:t>Identificación del valuador independiente</w:t>
            </w:r>
          </w:p>
        </w:tc>
      </w:tr>
      <w:tr w:rsidR="003649A6" w14:paraId="4892CD26"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272C42D" w14:textId="77777777" w:rsidR="003649A6" w:rsidRDefault="00503B60">
            <w:pPr>
              <w:spacing w:line="252" w:lineRule="auto"/>
            </w:pPr>
            <w:r>
              <w:rPr>
                <w:sz w:val="19"/>
                <w:szCs w:val="19"/>
              </w:rPr>
              <w:t>Vía regulatoria de AUBEX</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7DCB183" w14:textId="77777777" w:rsidR="003649A6" w:rsidRDefault="00503B60">
            <w:pPr>
              <w:spacing w:line="252" w:lineRule="auto"/>
            </w:pPr>
            <w:r>
              <w:rPr>
                <w:sz w:val="19"/>
                <w:szCs w:val="19"/>
              </w:rPr>
              <w:t>Au Corp. es el emisor y el instrumento no está en la notificación de oferta exenta vigente</w:t>
            </w:r>
          </w:p>
        </w:tc>
      </w:tr>
      <w:tr w:rsidR="003649A6" w14:paraId="1812D287"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2D50D7C" w14:textId="77777777" w:rsidR="003649A6" w:rsidRDefault="00503B60">
            <w:pPr>
              <w:spacing w:line="252" w:lineRule="auto"/>
            </w:pPr>
            <w:r>
              <w:rPr>
                <w:sz w:val="19"/>
                <w:szCs w:val="19"/>
              </w:rPr>
              <w:t>Precio de AUBEX</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273305B" w14:textId="77777777" w:rsidR="003649A6" w:rsidRDefault="00503B60">
            <w:pPr>
              <w:spacing w:line="252" w:lineRule="auto"/>
            </w:pPr>
            <w:r>
              <w:rPr>
                <w:sz w:val="19"/>
                <w:szCs w:val="19"/>
              </w:rPr>
              <w:t>Reconciliación del precio de lanzamiento declarado con una valuación formal</w:t>
            </w:r>
          </w:p>
        </w:tc>
      </w:tr>
      <w:tr w:rsidR="003649A6" w14:paraId="1BB5BD05"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52332C1" w14:textId="77777777" w:rsidR="003649A6" w:rsidRDefault="00503B60">
            <w:pPr>
              <w:spacing w:line="252" w:lineRule="auto"/>
            </w:pPr>
            <w:r>
              <w:rPr>
                <w:sz w:val="19"/>
                <w:szCs w:val="19"/>
              </w:rPr>
              <w:t>Denominación del explorador</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25ED8F3" w14:textId="77777777" w:rsidR="003649A6" w:rsidRDefault="00503B60">
            <w:pPr>
              <w:spacing w:line="252" w:lineRule="auto"/>
            </w:pPr>
            <w:r>
              <w:rPr>
                <w:sz w:val="19"/>
                <w:szCs w:val="19"/>
              </w:rPr>
              <w:t>El cambio propuesto en el borrador anterior no ha sido resuelto</w:t>
            </w:r>
          </w:p>
        </w:tc>
      </w:tr>
      <w:tr w:rsidR="003649A6" w14:paraId="77FF1A9E"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6211B05" w14:textId="77777777" w:rsidR="003649A6" w:rsidRDefault="00503B60">
            <w:pPr>
              <w:spacing w:line="252" w:lineRule="auto"/>
            </w:pPr>
            <w:r>
              <w:rPr>
                <w:sz w:val="19"/>
                <w:szCs w:val="19"/>
              </w:rPr>
              <w:t>Umbrales del límite de exposición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F165D1D" w14:textId="77777777" w:rsidR="003649A6" w:rsidRDefault="00503B60">
            <w:pPr>
              <w:spacing w:line="252" w:lineRule="auto"/>
            </w:pPr>
            <w:r>
              <w:rPr>
                <w:sz w:val="19"/>
                <w:szCs w:val="19"/>
              </w:rPr>
              <w:t>Porcentaje, piso y techo</w:t>
            </w:r>
          </w:p>
        </w:tc>
      </w:tr>
      <w:tr w:rsidR="003649A6" w14:paraId="71FCA8E6"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0AD0D9F" w14:textId="77777777" w:rsidR="003649A6" w:rsidRDefault="00503B60">
            <w:pPr>
              <w:spacing w:line="252" w:lineRule="auto"/>
            </w:pPr>
            <w:r>
              <w:rPr>
                <w:sz w:val="19"/>
                <w:szCs w:val="19"/>
              </w:rPr>
              <w:t>Parámetros de tesorería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9F047BB" w14:textId="77777777" w:rsidR="003649A6" w:rsidRDefault="00503B60">
            <w:pPr>
              <w:spacing w:line="252" w:lineRule="auto"/>
            </w:pPr>
            <w:r>
              <w:rPr>
                <w:sz w:val="19"/>
                <w:szCs w:val="19"/>
              </w:rPr>
              <w:t>Diferencial, tolerancia de frescura, límites por identidad</w:t>
            </w:r>
          </w:p>
        </w:tc>
      </w:tr>
      <w:tr w:rsidR="003649A6" w14:paraId="2C484C45"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4E862D7" w14:textId="77777777" w:rsidR="003649A6" w:rsidRDefault="00503B60">
            <w:pPr>
              <w:spacing w:line="252" w:lineRule="auto"/>
            </w:pPr>
            <w:r>
              <w:rPr>
                <w:sz w:val="19"/>
                <w:szCs w:val="19"/>
              </w:rPr>
              <w:t>Umbrales de los segmentos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2247924" w14:textId="77777777" w:rsidR="003649A6" w:rsidRDefault="00503B60">
            <w:pPr>
              <w:spacing w:line="252" w:lineRule="auto"/>
            </w:pPr>
            <w:r>
              <w:rPr>
                <w:sz w:val="19"/>
                <w:szCs w:val="19"/>
              </w:rPr>
              <w:t>Historia operativa, valuación mínima, requisitos contables concretos</w:t>
            </w:r>
          </w:p>
        </w:tc>
      </w:tr>
      <w:tr w:rsidR="003649A6" w14:paraId="1AB8A917"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CA2C602" w14:textId="77777777" w:rsidR="003649A6" w:rsidRDefault="00503B60">
            <w:pPr>
              <w:spacing w:line="252" w:lineRule="auto"/>
            </w:pPr>
            <w:r>
              <w:rPr>
                <w:sz w:val="19"/>
                <w:szCs w:val="19"/>
              </w:rPr>
              <w:t>Primera ola de países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B933DDA" w14:textId="77777777" w:rsidR="003649A6" w:rsidRDefault="00503B60">
            <w:pPr>
              <w:spacing w:line="252" w:lineRule="auto"/>
            </w:pPr>
            <w:r>
              <w:rPr>
                <w:sz w:val="19"/>
                <w:szCs w:val="19"/>
              </w:rPr>
              <w:t>Selección de jurisdicciones a habilitar para suscripción primaria</w:t>
            </w:r>
          </w:p>
        </w:tc>
      </w:tr>
      <w:tr w:rsidR="003649A6" w14:paraId="277DFC65"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93BA97A" w14:textId="77777777" w:rsidR="003649A6" w:rsidRDefault="00503B60">
            <w:pPr>
              <w:spacing w:line="252" w:lineRule="auto"/>
            </w:pPr>
            <w:r>
              <w:rPr>
                <w:sz w:val="19"/>
                <w:szCs w:val="19"/>
              </w:rPr>
              <w:t>Oponibilidad de deslindes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0E18A28" w14:textId="77777777" w:rsidR="003649A6" w:rsidRDefault="00503B60">
            <w:pPr>
              <w:spacing w:line="252" w:lineRule="auto"/>
            </w:pPr>
            <w:r>
              <w:rPr>
                <w:sz w:val="19"/>
                <w:szCs w:val="19"/>
              </w:rPr>
              <w:t>Límite legal de la limitación de responsabilidad frente a adquirentes minoristas</w:t>
            </w:r>
          </w:p>
        </w:tc>
      </w:tr>
      <w:tr w:rsidR="003649A6" w14:paraId="3096CCEE"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7487CB2" w14:textId="77777777" w:rsidR="003649A6" w:rsidRDefault="00503B60">
            <w:pPr>
              <w:spacing w:line="252" w:lineRule="auto"/>
            </w:pPr>
            <w:r>
              <w:rPr>
                <w:sz w:val="19"/>
                <w:szCs w:val="19"/>
              </w:rPr>
              <w:t>Titularidad de licencias compartidas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2E46F84" w14:textId="77777777" w:rsidR="003649A6" w:rsidRDefault="00503B60">
            <w:pPr>
              <w:spacing w:line="252" w:lineRule="auto"/>
            </w:pPr>
            <w:r>
              <w:rPr>
                <w:sz w:val="19"/>
                <w:szCs w:val="19"/>
              </w:rPr>
              <w:t>ATS Clase B y Non-Banking Lender figuran en la ruta de más de una entidad</w:t>
            </w:r>
          </w:p>
        </w:tc>
      </w:tr>
      <w:tr w:rsidR="003649A6" w14:paraId="2518EFB2"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440A639" w14:textId="77777777" w:rsidR="003649A6" w:rsidRDefault="00503B60">
            <w:pPr>
              <w:spacing w:line="252" w:lineRule="auto"/>
            </w:pPr>
            <w:r>
              <w:rPr>
                <w:sz w:val="19"/>
                <w:szCs w:val="19"/>
              </w:rPr>
              <w:t>Custodia interna de metal</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F35916D" w14:textId="77777777" w:rsidR="003649A6" w:rsidRDefault="00503B60">
            <w:pPr>
              <w:spacing w:line="252" w:lineRule="auto"/>
            </w:pPr>
            <w:r>
              <w:rPr>
                <w:sz w:val="19"/>
                <w:szCs w:val="19"/>
              </w:rPr>
              <w:t>Límite de concentración aplicable cuando AuBank actúe como custodio</w:t>
            </w:r>
          </w:p>
        </w:tc>
      </w:tr>
      <w:tr w:rsidR="003649A6" w14:paraId="3BCD8DE6"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8B0451F" w14:textId="77777777" w:rsidR="003649A6" w:rsidRDefault="00503B60">
            <w:pPr>
              <w:spacing w:line="252" w:lineRule="auto"/>
            </w:pPr>
            <w:r>
              <w:rPr>
                <w:sz w:val="19"/>
                <w:szCs w:val="19"/>
              </w:rPr>
              <w:t>Adquirentes tempranos de ONDK</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D589EB7" w14:textId="77777777" w:rsidR="003649A6" w:rsidRDefault="00503B60">
            <w:pPr>
              <w:spacing w:line="252" w:lineRule="auto"/>
            </w:pPr>
            <w:r>
              <w:rPr>
                <w:sz w:val="19"/>
                <w:szCs w:val="19"/>
              </w:rPr>
              <w:t>Tratamiento del grupo que adquirió antes de la estructura actual; se decide con el panorama técnico completo, incluida la conciliación pendiente</w:t>
            </w:r>
          </w:p>
        </w:tc>
      </w:tr>
      <w:tr w:rsidR="003649A6" w14:paraId="546076E1"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7C98BF7" w14:textId="77777777" w:rsidR="003649A6" w:rsidRDefault="00503B60">
            <w:pPr>
              <w:spacing w:line="252" w:lineRule="auto"/>
            </w:pPr>
            <w:r>
              <w:rPr>
                <w:sz w:val="19"/>
                <w:szCs w:val="19"/>
              </w:rPr>
              <w:t>Precio de ORIGEN, D01</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A0B73A5" w14:textId="77777777" w:rsidR="003649A6" w:rsidRDefault="00503B60">
            <w:pPr>
              <w:spacing w:line="252" w:lineRule="auto"/>
            </w:pPr>
            <w:r>
              <w:rPr>
                <w:sz w:val="19"/>
                <w:szCs w:val="19"/>
              </w:rPr>
              <w:t>Modo de precio aplicable en operaciones y alineación de las tres fuentes actuales</w:t>
            </w:r>
          </w:p>
        </w:tc>
      </w:tr>
      <w:tr w:rsidR="003649A6" w14:paraId="4A9CBD8B"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3BD6BD5" w14:textId="77777777" w:rsidR="003649A6" w:rsidRDefault="00503B60">
            <w:pPr>
              <w:spacing w:line="252" w:lineRule="auto"/>
            </w:pPr>
            <w:r>
              <w:rPr>
                <w:sz w:val="19"/>
                <w:szCs w:val="19"/>
              </w:rPr>
              <w:t>Comisión por transacción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4DE98E7" w14:textId="77777777" w:rsidR="003649A6" w:rsidRDefault="00503B60">
            <w:pPr>
              <w:spacing w:line="252" w:lineRule="auto"/>
            </w:pPr>
            <w:r>
              <w:rPr>
                <w:sz w:val="19"/>
                <w:szCs w:val="19"/>
              </w:rPr>
              <w:t>Formalización del acta, en relación con D02</w:t>
            </w:r>
          </w:p>
        </w:tc>
      </w:tr>
      <w:tr w:rsidR="003649A6" w14:paraId="084BDFC7"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A205F59" w14:textId="77777777" w:rsidR="003649A6" w:rsidRDefault="00503B60">
            <w:pPr>
              <w:spacing w:line="252" w:lineRule="auto"/>
            </w:pPr>
            <w:r>
              <w:rPr>
                <w:sz w:val="19"/>
                <w:szCs w:val="19"/>
              </w:rPr>
              <w:t>Contratos heredados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6F6E213" w14:textId="77777777" w:rsidR="003649A6" w:rsidRDefault="00503B60">
            <w:pPr>
              <w:spacing w:line="252" w:lineRule="auto"/>
            </w:pPr>
            <w:r>
              <w:rPr>
                <w:sz w:val="19"/>
                <w:szCs w:val="19"/>
              </w:rPr>
              <w:t>Tratamiento de SILVER KAPITAL, WORIGEN, HARVI duplicados, AUBEX y MONARKA, y contrato canónico de IBS</w:t>
            </w:r>
          </w:p>
        </w:tc>
      </w:tr>
      <w:tr w:rsidR="003649A6" w14:paraId="25EE3ED1"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1D485D8" w14:textId="77777777" w:rsidR="003649A6" w:rsidRDefault="00503B60">
            <w:pPr>
              <w:spacing w:line="252" w:lineRule="auto"/>
            </w:pPr>
            <w:r>
              <w:rPr>
                <w:sz w:val="19"/>
                <w:szCs w:val="19"/>
              </w:rPr>
              <w:t>Acta de tesorería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11FA448" w14:textId="77777777" w:rsidR="003649A6" w:rsidRDefault="00503B60">
            <w:pPr>
              <w:spacing w:line="252" w:lineRule="auto"/>
            </w:pPr>
            <w:r>
              <w:rPr>
                <w:sz w:val="19"/>
                <w:szCs w:val="19"/>
              </w:rPr>
              <w:t>Documentación de los movimientos del 11 y 14 de septiembre</w:t>
            </w:r>
          </w:p>
        </w:tc>
      </w:tr>
      <w:tr w:rsidR="003649A6" w14:paraId="76E10E08"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FEC978A" w14:textId="77777777" w:rsidR="003649A6" w:rsidRDefault="00503B60">
            <w:pPr>
              <w:spacing w:line="252" w:lineRule="auto"/>
            </w:pPr>
            <w:r>
              <w:rPr>
                <w:sz w:val="19"/>
                <w:szCs w:val="19"/>
              </w:rPr>
              <w:t>Firmantes y umbrales</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27E6B23" w14:textId="77777777" w:rsidR="003649A6" w:rsidRDefault="00503B60">
            <w:pPr>
              <w:spacing w:line="252" w:lineRule="auto"/>
            </w:pPr>
            <w:r>
              <w:rPr>
                <w:sz w:val="19"/>
                <w:szCs w:val="19"/>
              </w:rPr>
              <w:t>Para cada acción crítica del catálogo de gobernanza</w:t>
            </w:r>
          </w:p>
        </w:tc>
      </w:tr>
    </w:tbl>
    <w:p w14:paraId="32E42D89" w14:textId="77777777" w:rsidR="003649A6" w:rsidRDefault="003649A6">
      <w:pPr>
        <w:spacing w:after="200"/>
      </w:pPr>
    </w:p>
    <w:p w14:paraId="76B3B882" w14:textId="77777777" w:rsidR="003649A6" w:rsidRDefault="00503B60">
      <w:pPr>
        <w:spacing w:after="160" w:line="276" w:lineRule="auto"/>
        <w:jc w:val="both"/>
      </w:pPr>
      <w:r>
        <w:t>Las decisiones que coinciden con el registro de decisiones del equipo técnico usan su numeración, para que exista un solo registro.</w:t>
      </w:r>
    </w:p>
    <w:p w14:paraId="67BA47F6" w14:textId="77777777" w:rsidR="003649A6" w:rsidRDefault="00503B60">
      <w:pPr>
        <w:pStyle w:val="Heading1"/>
        <w:pageBreakBefore/>
        <w:pBdr>
          <w:bottom w:val="single" w:sz="6" w:space="6" w:color="C9BE9E"/>
        </w:pBdr>
        <w:spacing w:before="200" w:after="200"/>
      </w:pPr>
      <w:r>
        <w:t>19. Información técnica</w:t>
      </w:r>
    </w:p>
    <w:p w14:paraId="7067A86B" w14:textId="77777777" w:rsidR="003649A6" w:rsidRDefault="00503B60">
      <w:pPr>
        <w:spacing w:after="160" w:line="276" w:lineRule="auto"/>
        <w:jc w:val="both"/>
      </w:pPr>
      <w:r>
        <w:t>Este borrador incorpora las respuestas del equipo técnico del 22 y 23 de septiembre de 2026, que comprenden el inventario de contratos, la configuración de red y validadores, Genesis ID, la operación actual, el estado de los hallazgos, tesorería, oráculo, y las aclaraciones sobre limpieza, migración y precio.</w:t>
      </w:r>
    </w:p>
    <w:p w14:paraId="53B4FAF8" w14:textId="77777777" w:rsidR="003649A6" w:rsidRDefault="00503B60">
      <w:pPr>
        <w:spacing w:after="160" w:line="276" w:lineRule="auto"/>
        <w:jc w:val="both"/>
      </w:pPr>
      <w:r>
        <w:t>Quedan pendientes la conciliación del supply no ubicado de AUKA y ONDK, que requiere credenciales rotadas; la lectura de la configuración de precio y comisión en producción, que requiere acceso al servicio; la prueba de restauración completa de la cadena 8532; la confirmación del mecanismo de filtro de transacciones que soporta el cliente; y la identificación del responsable y el propósito de la transferencia de AUBEX del 17 de septiembre.</w:t>
      </w:r>
    </w:p>
    <w:p w14:paraId="610CDDB9" w14:textId="77777777" w:rsidR="003649A6" w:rsidRDefault="00503B60">
      <w:pPr>
        <w:spacing w:after="160" w:line="276" w:lineRule="auto"/>
        <w:jc w:val="both"/>
      </w:pPr>
      <w:r>
        <w:t>Las direcciones de billeteras internas y su correspondencia con categorías no se solicitan, por quedar bajo el protocolo de seguridad.</w:t>
      </w:r>
    </w:p>
    <w:p w14:paraId="45A2F60C" w14:textId="77777777" w:rsidR="003649A6" w:rsidRDefault="00503B60">
      <w:pPr>
        <w:pStyle w:val="Heading1"/>
        <w:pageBreakBefore/>
        <w:pBdr>
          <w:bottom w:val="single" w:sz="6" w:space="6" w:color="C9BE9E"/>
        </w:pBdr>
        <w:spacing w:before="200" w:after="200"/>
      </w:pPr>
      <w:r>
        <w:t>Apéndice A. Estados protocolarios</w:t>
      </w:r>
    </w:p>
    <w:p w14:paraId="17C5FD28" w14:textId="77777777" w:rsidR="003649A6" w:rsidRDefault="00503B60">
      <w:pPr>
        <w:spacing w:after="160" w:line="276" w:lineRule="auto"/>
        <w:jc w:val="both"/>
      </w:pPr>
      <w:r>
        <w:t>Cada objeto del protocolo tiene una máquina de estados única. Un estado cambia únicamente mediante una transición definida, y toda transición emite el evento correspondiente con código de motivo. Los estados terminales conservan historia consultable y no eliminan el registro del periodo anterior.</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2456B58A"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218DB65C" w14:textId="77777777" w:rsidR="003649A6" w:rsidRDefault="00503B60">
            <w:pPr>
              <w:spacing w:line="252" w:lineRule="auto"/>
            </w:pPr>
            <w:r>
              <w:rPr>
                <w:b/>
                <w:bCs/>
                <w:color w:val="6B5417"/>
                <w:sz w:val="19"/>
                <w:szCs w:val="19"/>
              </w:rPr>
              <w:t>Objeto</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54999E32" w14:textId="77777777" w:rsidR="003649A6" w:rsidRDefault="00503B60">
            <w:pPr>
              <w:spacing w:line="252" w:lineRule="auto"/>
            </w:pPr>
            <w:r>
              <w:rPr>
                <w:b/>
                <w:bCs/>
                <w:color w:val="6B5417"/>
                <w:sz w:val="19"/>
                <w:szCs w:val="19"/>
              </w:rPr>
              <w:t>Estados</w:t>
            </w:r>
          </w:p>
        </w:tc>
      </w:tr>
      <w:tr w:rsidR="003649A6" w14:paraId="027352B6"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D7F2CA7" w14:textId="77777777" w:rsidR="003649A6" w:rsidRDefault="00503B60">
            <w:pPr>
              <w:spacing w:line="252" w:lineRule="auto"/>
            </w:pPr>
            <w:r>
              <w:rPr>
                <w:sz w:val="19"/>
                <w:szCs w:val="19"/>
              </w:rPr>
              <w:t>Activo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2E0BB05" w14:textId="77777777" w:rsidR="003649A6" w:rsidRDefault="00503B60">
            <w:pPr>
              <w:spacing w:line="252" w:lineRule="auto"/>
            </w:pPr>
            <w:r>
              <w:rPr>
                <w:sz w:val="19"/>
                <w:szCs w:val="19"/>
              </w:rPr>
              <w:t>Borrador, en revisión, aprobado, activo, restringido, suspendido, reactivado, dado de baja, retirado</w:t>
            </w:r>
          </w:p>
        </w:tc>
      </w:tr>
      <w:tr w:rsidR="003649A6" w14:paraId="647ADF2E"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D38C3D3" w14:textId="77777777" w:rsidR="003649A6" w:rsidRDefault="00503B60">
            <w:pPr>
              <w:spacing w:line="252" w:lineRule="auto"/>
            </w:pPr>
            <w:r>
              <w:rPr>
                <w:sz w:val="19"/>
                <w:szCs w:val="19"/>
              </w:rPr>
              <w:t>Caso de admisión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5BD2681" w14:textId="77777777" w:rsidR="003649A6" w:rsidRDefault="00503B60">
            <w:pPr>
              <w:spacing w:line="252" w:lineRule="auto"/>
            </w:pPr>
            <w:r>
              <w:rPr>
                <w:sz w:val="19"/>
                <w:szCs w:val="19"/>
              </w:rPr>
              <w:t>Abierto, en análisis, en subsanación, en valuación, resuelto favorablemente, resuelto con condiciones, rechazado, desistido</w:t>
            </w:r>
          </w:p>
        </w:tc>
      </w:tr>
      <w:tr w:rsidR="003649A6" w14:paraId="06E95B3B"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8D0CA04" w14:textId="77777777" w:rsidR="003649A6" w:rsidRDefault="00503B60">
            <w:pPr>
              <w:spacing w:line="252" w:lineRule="auto"/>
            </w:pPr>
            <w:r>
              <w:rPr>
                <w:sz w:val="19"/>
                <w:szCs w:val="19"/>
              </w:rPr>
              <w:t>Reporte del emisor</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CE2E147" w14:textId="77777777" w:rsidR="003649A6" w:rsidRDefault="00503B60">
            <w:pPr>
              <w:spacing w:line="252" w:lineRule="auto"/>
            </w:pPr>
            <w:r>
              <w:rPr>
                <w:sz w:val="19"/>
                <w:szCs w:val="19"/>
              </w:rPr>
              <w:t>Al día, próximo a vencer, vencido, en advertencia, suspendido</w:t>
            </w:r>
          </w:p>
        </w:tc>
      </w:tr>
      <w:tr w:rsidR="003649A6" w14:paraId="34BC38F8"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15D9244" w14:textId="77777777" w:rsidR="003649A6" w:rsidRDefault="00503B60">
            <w:pPr>
              <w:spacing w:line="252" w:lineRule="auto"/>
            </w:pPr>
            <w:r>
              <w:rPr>
                <w:sz w:val="19"/>
                <w:szCs w:val="19"/>
              </w:rPr>
              <w:t>Activo de la canasta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DC11E82" w14:textId="77777777" w:rsidR="003649A6" w:rsidRDefault="00503B60">
            <w:pPr>
              <w:spacing w:line="252" w:lineRule="auto"/>
            </w:pPr>
            <w:r>
              <w:rPr>
                <w:sz w:val="19"/>
                <w:szCs w:val="19"/>
              </w:rPr>
              <w:t>Presentado, verificado, elegible, degradado, vencido, liberado</w:t>
            </w:r>
          </w:p>
        </w:tc>
      </w:tr>
      <w:tr w:rsidR="003649A6" w14:paraId="0AA9E542"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3E25078" w14:textId="77777777" w:rsidR="003649A6" w:rsidRDefault="00503B60">
            <w:pPr>
              <w:spacing w:line="252" w:lineRule="auto"/>
            </w:pPr>
            <w:r>
              <w:rPr>
                <w:sz w:val="19"/>
                <w:szCs w:val="19"/>
              </w:rPr>
              <w:t>Solicitud de emisión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C35E549" w14:textId="77777777" w:rsidR="003649A6" w:rsidRDefault="00503B60">
            <w:pPr>
              <w:spacing w:line="252" w:lineRule="auto"/>
            </w:pPr>
            <w:r>
              <w:rPr>
                <w:sz w:val="19"/>
                <w:szCs w:val="19"/>
              </w:rPr>
              <w:t>Borrador, autorizada por la autoridad de admisión, aprobada técnicamente, ejecutada, rechazada, vencida</w:t>
            </w:r>
          </w:p>
        </w:tc>
      </w:tr>
      <w:tr w:rsidR="003649A6" w14:paraId="07C29896"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2CCD03F" w14:textId="77777777" w:rsidR="003649A6" w:rsidRDefault="00503B60">
            <w:pPr>
              <w:spacing w:line="252" w:lineRule="auto"/>
            </w:pPr>
            <w:r>
              <w:rPr>
                <w:sz w:val="19"/>
                <w:szCs w:val="19"/>
              </w:rPr>
              <w:t>Lote de metal</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65DCE5C" w14:textId="77777777" w:rsidR="003649A6" w:rsidRDefault="00503B60">
            <w:pPr>
              <w:spacing w:line="252" w:lineRule="auto"/>
            </w:pPr>
            <w:r>
              <w:rPr>
                <w:sz w:val="19"/>
                <w:szCs w:val="19"/>
              </w:rPr>
              <w:t>Recibido, verificado, asignado, parcialmente tokenizado, bloqueado por redención, liberado</w:t>
            </w:r>
          </w:p>
        </w:tc>
      </w:tr>
      <w:tr w:rsidR="003649A6" w14:paraId="52D0508E"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F645B07" w14:textId="77777777" w:rsidR="003649A6" w:rsidRDefault="00503B60">
            <w:pPr>
              <w:spacing w:line="252" w:lineRule="auto"/>
            </w:pPr>
            <w:r>
              <w:rPr>
                <w:sz w:val="19"/>
                <w:szCs w:val="19"/>
              </w:rPr>
              <w:t>Redención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804FFA5" w14:textId="77777777" w:rsidR="003649A6" w:rsidRDefault="00503B60">
            <w:pPr>
              <w:spacing w:line="252" w:lineRule="auto"/>
            </w:pPr>
            <w:r>
              <w:rPr>
                <w:sz w:val="19"/>
                <w:szCs w:val="19"/>
              </w:rPr>
              <w:t>Solicitada, elegible, en cola, bloqueada, liquidada, entregada, cancelada, vencida por incomparecencia</w:t>
            </w:r>
          </w:p>
        </w:tc>
      </w:tr>
      <w:tr w:rsidR="003649A6" w14:paraId="146E5343"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CAF3BD8" w14:textId="77777777" w:rsidR="003649A6" w:rsidRDefault="00503B60">
            <w:pPr>
              <w:spacing w:line="252" w:lineRule="auto"/>
            </w:pPr>
            <w:r>
              <w:rPr>
                <w:sz w:val="19"/>
                <w:szCs w:val="19"/>
              </w:rPr>
              <w:t>Operación de mercado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997824C" w14:textId="77777777" w:rsidR="003649A6" w:rsidRDefault="00503B60">
            <w:pPr>
              <w:spacing w:line="252" w:lineRule="auto"/>
            </w:pPr>
            <w:r>
              <w:rPr>
                <w:sz w:val="19"/>
                <w:szCs w:val="19"/>
              </w:rPr>
              <w:t>Recibida, elegible, calzada, en liquidación, liquidada, fallida, cancelada</w:t>
            </w:r>
          </w:p>
        </w:tc>
      </w:tr>
      <w:tr w:rsidR="003649A6" w14:paraId="287516E9"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77CE6E9" w14:textId="77777777" w:rsidR="003649A6" w:rsidRDefault="00503B60">
            <w:pPr>
              <w:spacing w:line="252" w:lineRule="auto"/>
            </w:pPr>
            <w:r>
              <w:rPr>
                <w:sz w:val="19"/>
                <w:szCs w:val="19"/>
              </w:rPr>
              <w:t>Identidad</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DB373FA" w14:textId="77777777" w:rsidR="003649A6" w:rsidRDefault="00503B60">
            <w:pPr>
              <w:spacing w:line="252" w:lineRule="auto"/>
            </w:pPr>
            <w:r>
              <w:rPr>
                <w:sz w:val="19"/>
                <w:szCs w:val="19"/>
              </w:rPr>
              <w:t>Pendiente, en revisión, verificada, rechazada, vencida, suspendida</w:t>
            </w:r>
          </w:p>
        </w:tc>
      </w:tr>
      <w:tr w:rsidR="003649A6" w14:paraId="664297DF"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EFCC15C" w14:textId="77777777" w:rsidR="003649A6" w:rsidRDefault="00503B60">
            <w:pPr>
              <w:spacing w:line="252" w:lineRule="auto"/>
            </w:pPr>
            <w:r>
              <w:rPr>
                <w:sz w:val="19"/>
                <w:szCs w:val="19"/>
              </w:rPr>
              <w:t>Vínculo de billetera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192C2A9" w14:textId="77777777" w:rsidR="003649A6" w:rsidRDefault="00503B60">
            <w:pPr>
              <w:spacing w:line="252" w:lineRule="auto"/>
            </w:pPr>
            <w:r>
              <w:rPr>
                <w:sz w:val="19"/>
                <w:szCs w:val="19"/>
              </w:rPr>
              <w:t>Activo, en recuperación, revocado</w:t>
            </w:r>
          </w:p>
        </w:tc>
      </w:tr>
      <w:tr w:rsidR="003649A6" w14:paraId="6A792634"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3C934FC" w14:textId="77777777" w:rsidR="003649A6" w:rsidRDefault="00503B60">
            <w:pPr>
              <w:spacing w:line="252" w:lineRule="auto"/>
            </w:pPr>
            <w:r>
              <w:rPr>
                <w:sz w:val="19"/>
                <w:szCs w:val="19"/>
              </w:rPr>
              <w:t>Recuperación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9025B65" w14:textId="77777777" w:rsidR="003649A6" w:rsidRDefault="00503B60">
            <w:pPr>
              <w:spacing w:line="252" w:lineRule="auto"/>
            </w:pPr>
            <w:r>
              <w:rPr>
                <w:sz w:val="19"/>
                <w:szCs w:val="19"/>
              </w:rPr>
              <w:t>Abierta, verificada, aprobada, en demora, ejecutada, rechazada</w:t>
            </w:r>
          </w:p>
        </w:tc>
      </w:tr>
      <w:tr w:rsidR="003649A6" w14:paraId="610AA755"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4BB841D" w14:textId="77777777" w:rsidR="003649A6" w:rsidRDefault="00503B60">
            <w:pPr>
              <w:spacing w:line="252" w:lineRule="auto"/>
            </w:pPr>
            <w:r>
              <w:rPr>
                <w:sz w:val="19"/>
                <w:szCs w:val="19"/>
              </w:rPr>
              <w:t>Reclamo de migración</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8C8239A" w14:textId="77777777" w:rsidR="003649A6" w:rsidRDefault="00503B60">
            <w:pPr>
              <w:spacing w:line="252" w:lineRule="auto"/>
            </w:pPr>
            <w:r>
              <w:rPr>
                <w:sz w:val="19"/>
                <w:szCs w:val="19"/>
              </w:rPr>
              <w:t>No reclamado, verificado, bloqueo confirmado, emitido, conciliado, no reclamable</w:t>
            </w:r>
          </w:p>
        </w:tc>
      </w:tr>
      <w:tr w:rsidR="003649A6" w14:paraId="39ED227F"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0C2404B" w14:textId="77777777" w:rsidR="003649A6" w:rsidRDefault="00503B60">
            <w:pPr>
              <w:spacing w:line="252" w:lineRule="auto"/>
            </w:pPr>
            <w:r>
              <w:rPr>
                <w:sz w:val="19"/>
                <w:szCs w:val="19"/>
              </w:rPr>
              <w:t>Licencia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72963F9" w14:textId="77777777" w:rsidR="003649A6" w:rsidRDefault="00503B60">
            <w:pPr>
              <w:spacing w:line="252" w:lineRule="auto"/>
            </w:pPr>
            <w:r>
              <w:rPr>
                <w:sz w:val="19"/>
                <w:szCs w:val="19"/>
              </w:rPr>
              <w:t>En trámite, otorgada, vigente, suspendida, vencida, revocada</w:t>
            </w:r>
          </w:p>
        </w:tc>
      </w:tr>
      <w:tr w:rsidR="003649A6" w14:paraId="703B4553"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9513036" w14:textId="77777777" w:rsidR="003649A6" w:rsidRDefault="00503B60">
            <w:pPr>
              <w:spacing w:line="252" w:lineRule="auto"/>
            </w:pPr>
            <w:r>
              <w:rPr>
                <w:sz w:val="19"/>
                <w:szCs w:val="19"/>
              </w:rPr>
              <w:t>País en la matriz</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AB36BCD" w14:textId="77777777" w:rsidR="003649A6" w:rsidRDefault="00503B60">
            <w:pPr>
              <w:spacing w:line="252" w:lineRule="auto"/>
            </w:pPr>
            <w:r>
              <w:rPr>
                <w:sz w:val="19"/>
                <w:szCs w:val="19"/>
              </w:rPr>
              <w:t>Solo entrante, permitido, permitido con condiciones, bloqueado</w:t>
            </w:r>
          </w:p>
        </w:tc>
      </w:tr>
    </w:tbl>
    <w:p w14:paraId="2CDF87A6" w14:textId="77777777" w:rsidR="003649A6" w:rsidRDefault="003649A6">
      <w:pPr>
        <w:spacing w:after="200"/>
      </w:pPr>
    </w:p>
    <w:p w14:paraId="1663C6F2" w14:textId="77777777" w:rsidR="003649A6" w:rsidRDefault="00503B60">
      <w:pPr>
        <w:spacing w:after="160" w:line="276" w:lineRule="auto"/>
        <w:jc w:val="both"/>
      </w:pPr>
      <w:r>
        <w:t>Dos reglas transversales. Un objeto no puede saltar estados: cada transición pasa por la que le precede o queda expresamente definida como excepción con su control asociado. Y ninguna transición ocurre sin actor identificado, sea una persona con facultades acreditadas, un módulo del protocolo, o el vencimiento de un plazo, que se registra como transición automática con su causa.</w:t>
      </w:r>
    </w:p>
    <w:p w14:paraId="0CD3EB03" w14:textId="77777777" w:rsidR="003649A6" w:rsidRDefault="00503B60">
      <w:pPr>
        <w:pStyle w:val="Heading1"/>
        <w:pageBreakBefore/>
        <w:pBdr>
          <w:bottom w:val="single" w:sz="6" w:space="6" w:color="C9BE9E"/>
        </w:pBdr>
        <w:spacing w:before="200" w:after="200"/>
      </w:pPr>
      <w:r>
        <w:t>Apéndice B. Eventos del protocolo</w:t>
      </w:r>
    </w:p>
    <w:p w14:paraId="38EB954D" w14:textId="77777777" w:rsidR="003649A6" w:rsidRDefault="00503B60">
      <w:pPr>
        <w:spacing w:after="160" w:line="276" w:lineRule="auto"/>
        <w:jc w:val="both"/>
      </w:pPr>
      <w:r>
        <w:t>Los eventos son el registro auditable del sistema. El indexador construye a partir de ellos el portal de transparencia, y la conciliación diaria contrasta contra ellos. Un cambio de estado que no emite evento es un cambio invisible, y por esa razón toda transición del Apéndice A tiene evento asociado.</w:t>
      </w:r>
    </w:p>
    <w:p w14:paraId="40CB8231" w14:textId="77777777" w:rsidR="003649A6" w:rsidRDefault="00503B60">
      <w:pPr>
        <w:spacing w:after="160" w:line="276" w:lineRule="auto"/>
        <w:jc w:val="both"/>
      </w:pPr>
      <w:r>
        <w:t>Cada evento incluye, como mínimo, identificador del objeto afectado, estado anterior y posterior cuando aplique, actor, marca de tiempo, código de motivo y referencia documental cuando exista. Ningún evento contiene datos personales ni saldos legibles.</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3649A6" w14:paraId="5DEA5C90" w14:textId="77777777">
        <w:tblPrEx>
          <w:tblCellMar>
            <w:top w:w="0" w:type="dxa"/>
            <w:bottom w:w="0" w:type="dxa"/>
          </w:tblCellMar>
        </w:tblPrEx>
        <w:trPr>
          <w:tblHeader/>
        </w:trPr>
        <w:tc>
          <w:tcPr>
            <w:tcW w:w="340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5A4E55C2" w14:textId="77777777" w:rsidR="003649A6" w:rsidRDefault="00503B60">
            <w:pPr>
              <w:spacing w:line="252" w:lineRule="auto"/>
            </w:pPr>
            <w:r>
              <w:rPr>
                <w:b/>
                <w:bCs/>
                <w:color w:val="6B5417"/>
                <w:sz w:val="19"/>
                <w:szCs w:val="19"/>
              </w:rPr>
              <w:t>Evento</w:t>
            </w:r>
          </w:p>
        </w:tc>
        <w:tc>
          <w:tcPr>
            <w:tcW w:w="6680" w:type="dxa"/>
            <w:tcBorders>
              <w:top w:val="single" w:sz="2" w:space="0" w:color="C9BE9E"/>
              <w:left w:val="single" w:sz="2" w:space="0" w:color="C9BE9E"/>
              <w:bottom w:val="single" w:sz="2" w:space="0" w:color="C9BE9E"/>
              <w:right w:val="single" w:sz="2" w:space="0" w:color="C9BE9E"/>
            </w:tcBorders>
            <w:shd w:val="clear" w:color="auto" w:fill="F2EFE6"/>
            <w:tcMar>
              <w:top w:w="80" w:type="dxa"/>
              <w:left w:w="110" w:type="dxa"/>
              <w:bottom w:w="80" w:type="dxa"/>
              <w:right w:w="110" w:type="dxa"/>
            </w:tcMar>
          </w:tcPr>
          <w:p w14:paraId="0A3CEA04" w14:textId="77777777" w:rsidR="003649A6" w:rsidRDefault="00503B60">
            <w:pPr>
              <w:spacing w:line="252" w:lineRule="auto"/>
            </w:pPr>
            <w:r>
              <w:rPr>
                <w:b/>
                <w:bCs/>
                <w:color w:val="6B5417"/>
                <w:sz w:val="19"/>
                <w:szCs w:val="19"/>
              </w:rPr>
              <w:t>Propósito</w:t>
            </w:r>
          </w:p>
        </w:tc>
      </w:tr>
      <w:tr w:rsidR="003649A6" w14:paraId="47D5BB27"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2EDFA99" w14:textId="77777777" w:rsidR="003649A6" w:rsidRDefault="00503B60">
            <w:pPr>
              <w:spacing w:line="252" w:lineRule="auto"/>
            </w:pPr>
            <w:r>
              <w:rPr>
                <w:sz w:val="19"/>
                <w:szCs w:val="19"/>
              </w:rPr>
              <w:t>Activo registrado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EB383D7" w14:textId="77777777" w:rsidR="003649A6" w:rsidRDefault="00503B60">
            <w:pPr>
              <w:spacing w:line="252" w:lineRule="auto"/>
            </w:pPr>
            <w:r>
              <w:rPr>
                <w:sz w:val="19"/>
                <w:szCs w:val="19"/>
              </w:rPr>
              <w:t>Creación del identificador y del Asset Passport</w:t>
            </w:r>
          </w:p>
        </w:tc>
      </w:tr>
      <w:tr w:rsidR="003649A6" w14:paraId="32674C25"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D79B516" w14:textId="77777777" w:rsidR="003649A6" w:rsidRDefault="00503B60">
            <w:pPr>
              <w:spacing w:line="252" w:lineRule="auto"/>
            </w:pPr>
            <w:r>
              <w:rPr>
                <w:sz w:val="19"/>
                <w:szCs w:val="19"/>
              </w:rPr>
              <w:t>Passport actualizado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124F8BD" w14:textId="77777777" w:rsidR="003649A6" w:rsidRDefault="00503B60">
            <w:pPr>
              <w:spacing w:line="252" w:lineRule="auto"/>
            </w:pPr>
            <w:r>
              <w:rPr>
                <w:sz w:val="19"/>
                <w:szCs w:val="19"/>
              </w:rPr>
              <w:t>Modificación de campos del Passport, con versión y motivo</w:t>
            </w:r>
          </w:p>
        </w:tc>
      </w:tr>
      <w:tr w:rsidR="003649A6" w14:paraId="33E3F0AD"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FE0E70E" w14:textId="77777777" w:rsidR="003649A6" w:rsidRDefault="00503B60">
            <w:pPr>
              <w:spacing w:line="252" w:lineRule="auto"/>
            </w:pPr>
            <w:r>
              <w:rPr>
                <w:sz w:val="19"/>
                <w:szCs w:val="19"/>
              </w:rPr>
              <w:t>Estado de activo modificado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20CE618" w14:textId="77777777" w:rsidR="003649A6" w:rsidRDefault="00503B60">
            <w:pPr>
              <w:spacing w:line="252" w:lineRule="auto"/>
            </w:pPr>
            <w:r>
              <w:rPr>
                <w:sz w:val="19"/>
                <w:szCs w:val="19"/>
              </w:rPr>
              <w:t>Cambio en el ciclo de vida del activo</w:t>
            </w:r>
          </w:p>
        </w:tc>
      </w:tr>
      <w:tr w:rsidR="003649A6" w14:paraId="68BB8B68"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A94DB0A" w14:textId="77777777" w:rsidR="003649A6" w:rsidRDefault="00503B60">
            <w:pPr>
              <w:spacing w:line="252" w:lineRule="auto"/>
            </w:pPr>
            <w:r>
              <w:rPr>
                <w:sz w:val="19"/>
                <w:szCs w:val="19"/>
              </w:rPr>
              <w:t>Supply autorizado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BA3DF55" w14:textId="77777777" w:rsidR="003649A6" w:rsidRDefault="00503B60">
            <w:pPr>
              <w:spacing w:line="252" w:lineRule="auto"/>
            </w:pPr>
            <w:r>
              <w:rPr>
                <w:sz w:val="19"/>
                <w:szCs w:val="19"/>
              </w:rPr>
              <w:t>La autoridad de admisión fija o amplía la capacidad de emisión</w:t>
            </w:r>
          </w:p>
        </w:tc>
      </w:tr>
      <w:tr w:rsidR="003649A6" w14:paraId="4EA72577"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DDFF237" w14:textId="77777777" w:rsidR="003649A6" w:rsidRDefault="00503B60">
            <w:pPr>
              <w:spacing w:line="252" w:lineRule="auto"/>
            </w:pPr>
            <w:r>
              <w:rPr>
                <w:sz w:val="19"/>
                <w:szCs w:val="19"/>
              </w:rPr>
              <w:t>Ampliación declarada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35C153B" w14:textId="77777777" w:rsidR="003649A6" w:rsidRDefault="00503B60">
            <w:pPr>
              <w:spacing w:line="252" w:lineRule="auto"/>
            </w:pPr>
            <w:r>
              <w:rPr>
                <w:sz w:val="19"/>
                <w:szCs w:val="19"/>
              </w:rPr>
              <w:t>Declaración del tipo de ampliación y de su prueba de neutralidad</w:t>
            </w:r>
          </w:p>
        </w:tc>
      </w:tr>
      <w:tr w:rsidR="003649A6" w14:paraId="7B272DC9"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D55266F" w14:textId="77777777" w:rsidR="003649A6" w:rsidRDefault="00503B60">
            <w:pPr>
              <w:spacing w:line="252" w:lineRule="auto"/>
            </w:pPr>
            <w:r>
              <w:rPr>
                <w:sz w:val="19"/>
                <w:szCs w:val="19"/>
              </w:rPr>
              <w:t>Emisión ejecutada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6B07938" w14:textId="77777777" w:rsidR="003649A6" w:rsidRDefault="00503B60">
            <w:pPr>
              <w:spacing w:line="252" w:lineRule="auto"/>
            </w:pPr>
            <w:r>
              <w:rPr>
                <w:sz w:val="19"/>
                <w:szCs w:val="19"/>
              </w:rPr>
              <w:t>Creación de unidades contra autorización vigente</w:t>
            </w:r>
          </w:p>
        </w:tc>
      </w:tr>
      <w:tr w:rsidR="003649A6" w14:paraId="543464EB"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9146D0F" w14:textId="77777777" w:rsidR="003649A6" w:rsidRDefault="00503B60">
            <w:pPr>
              <w:spacing w:line="252" w:lineRule="auto"/>
            </w:pPr>
            <w:r>
              <w:rPr>
                <w:sz w:val="19"/>
                <w:szCs w:val="19"/>
              </w:rPr>
              <w:t>Quema ejecutada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FA8A7A7" w14:textId="77777777" w:rsidR="003649A6" w:rsidRDefault="00503B60">
            <w:pPr>
              <w:spacing w:line="252" w:lineRule="auto"/>
            </w:pPr>
            <w:r>
              <w:rPr>
                <w:sz w:val="19"/>
                <w:szCs w:val="19"/>
              </w:rPr>
              <w:t>Destrucción de unidades, con su causa</w:t>
            </w:r>
          </w:p>
        </w:tc>
      </w:tr>
      <w:tr w:rsidR="003649A6" w14:paraId="79D22CB6"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9106E80" w14:textId="77777777" w:rsidR="003649A6" w:rsidRDefault="00503B60">
            <w:pPr>
              <w:spacing w:line="252" w:lineRule="auto"/>
            </w:pPr>
            <w:r>
              <w:rPr>
                <w:sz w:val="19"/>
                <w:szCs w:val="19"/>
              </w:rPr>
              <w:t>División ejecutada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66C0A42" w14:textId="77777777" w:rsidR="003649A6" w:rsidRDefault="00503B60">
            <w:pPr>
              <w:spacing w:line="252" w:lineRule="auto"/>
            </w:pPr>
            <w:r>
              <w:rPr>
                <w:sz w:val="19"/>
                <w:szCs w:val="19"/>
              </w:rPr>
              <w:t>Multiplicación proporcional de unidades sin captación de capital</w:t>
            </w:r>
          </w:p>
        </w:tc>
      </w:tr>
      <w:tr w:rsidR="003649A6" w14:paraId="0E19B866"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F0A3ECD" w14:textId="77777777" w:rsidR="003649A6" w:rsidRDefault="00503B60">
            <w:pPr>
              <w:spacing w:line="252" w:lineRule="auto"/>
            </w:pPr>
            <w:r>
              <w:rPr>
                <w:sz w:val="19"/>
                <w:szCs w:val="19"/>
              </w:rPr>
              <w:t>Vínculo de identidad modificado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717FB8B" w14:textId="77777777" w:rsidR="003649A6" w:rsidRDefault="00503B60">
            <w:pPr>
              <w:spacing w:line="252" w:lineRule="auto"/>
            </w:pPr>
            <w:r>
              <w:rPr>
                <w:sz w:val="19"/>
                <w:szCs w:val="19"/>
              </w:rPr>
              <w:t>Alta, cambio o revocación de la relación entre billetera e identidad, sin exponer datos personales</w:t>
            </w:r>
          </w:p>
        </w:tc>
      </w:tr>
      <w:tr w:rsidR="003649A6" w14:paraId="6D854A50"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BC3DDAD" w14:textId="77777777" w:rsidR="003649A6" w:rsidRDefault="00503B60">
            <w:pPr>
              <w:spacing w:line="252" w:lineRule="auto"/>
            </w:pPr>
            <w:r>
              <w:rPr>
                <w:sz w:val="19"/>
                <w:szCs w:val="19"/>
              </w:rPr>
              <w:t>Elegibilidad evaluada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41BE74C" w14:textId="77777777" w:rsidR="003649A6" w:rsidRDefault="00503B60">
            <w:pPr>
              <w:spacing w:line="252" w:lineRule="auto"/>
            </w:pPr>
            <w:r>
              <w:rPr>
                <w:sz w:val="19"/>
                <w:szCs w:val="19"/>
              </w:rPr>
              <w:t xml:space="preserve">Resultado de la evaluación de una transferencia o adquisición, referenciable</w:t>
            </w:r>
            <w:commentRangeStart w:id="8"/>
            <w:ins w:id="9023" w:author="Claude" w:date="2026-09-24T09:00:00Z">
              <w:r>
                <w:rPr>
                  <w:sz w:val="19"/>
                  <w:szCs w:val="19"/>
                </w:rPr>
                <w:t xml:space="preserve">. Se publica solo como referencia verificable, sin datos de identidad ni detalle del resultado, que quedan en el dominio privado de la sección 12</w:t>
              </w:r>
            </w:ins>
            <w:commentRangeEnd w:id="8"/>
            <w:r>
              <w:rPr>
                <w:rStyle w:val="CommentReference"/>
              </w:rPr>
              <w:commentReference w:id="8"/>
            </w:r>
          </w:p>
        </w:tc>
      </w:tr>
      <w:tr w:rsidR="003649A6" w14:paraId="7D30C341"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D80DB12" w14:textId="77777777" w:rsidR="003649A6" w:rsidRDefault="00503B60">
            <w:pPr>
              <w:spacing w:line="252" w:lineRule="auto"/>
            </w:pPr>
            <w:r>
              <w:rPr>
                <w:sz w:val="19"/>
                <w:szCs w:val="19"/>
              </w:rPr>
              <w:t>Límite de exposición registrado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3610CB1" w14:textId="77777777" w:rsidR="003649A6" w:rsidRDefault="00503B60">
            <w:pPr>
              <w:spacing w:line="252" w:lineRule="auto"/>
            </w:pPr>
            <w:r>
              <w:rPr>
                <w:sz w:val="19"/>
                <w:szCs w:val="19"/>
              </w:rPr>
              <w:t>Declaración del adquirente y régimen aplicable</w:t>
            </w:r>
          </w:p>
        </w:tc>
      </w:tr>
      <w:tr w:rsidR="003649A6" w14:paraId="561DAB70"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2BF9677" w14:textId="77777777" w:rsidR="003649A6" w:rsidRDefault="00503B60">
            <w:pPr>
              <w:spacing w:line="252" w:lineRule="auto"/>
            </w:pPr>
            <w:r>
              <w:rPr>
                <w:sz w:val="19"/>
                <w:szCs w:val="19"/>
              </w:rPr>
              <w:t>Declaración del adquirente registrada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AFC24D4" w14:textId="77777777" w:rsidR="003649A6" w:rsidRDefault="00503B60">
            <w:pPr>
              <w:spacing w:line="252" w:lineRule="auto"/>
            </w:pPr>
            <w:r>
              <w:rPr>
                <w:sz w:val="19"/>
                <w:szCs w:val="19"/>
              </w:rPr>
              <w:t>Aceptación de términos con versión del documento</w:t>
            </w:r>
          </w:p>
        </w:tc>
      </w:tr>
      <w:tr w:rsidR="003649A6" w14:paraId="207ACDCE"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B46BA09" w14:textId="77777777" w:rsidR="003649A6" w:rsidRDefault="00503B60">
            <w:pPr>
              <w:spacing w:line="252" w:lineRule="auto"/>
            </w:pPr>
            <w:r>
              <w:rPr>
                <w:sz w:val="19"/>
                <w:szCs w:val="19"/>
              </w:rPr>
              <w:t>Reserva atestada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35BB6A5" w14:textId="77777777" w:rsidR="003649A6" w:rsidRDefault="00503B60">
            <w:pPr>
              <w:spacing w:line="252" w:lineRule="auto"/>
            </w:pPr>
            <w:r>
              <w:rPr>
                <w:sz w:val="19"/>
                <w:szCs w:val="19"/>
              </w:rPr>
              <w:t>Ingreso o actualización de una atestación, con su vencimiento</w:t>
            </w:r>
          </w:p>
        </w:tc>
      </w:tr>
      <w:tr w:rsidR="003649A6" w14:paraId="7B128A3A"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236270A" w14:textId="77777777" w:rsidR="003649A6" w:rsidRDefault="00503B60">
            <w:pPr>
              <w:spacing w:line="252" w:lineRule="auto"/>
            </w:pPr>
            <w:r>
              <w:rPr>
                <w:sz w:val="19"/>
                <w:szCs w:val="19"/>
              </w:rPr>
              <w:t>Reserva vencida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2845DE3" w14:textId="77777777" w:rsidR="003649A6" w:rsidRDefault="00503B60">
            <w:pPr>
              <w:spacing w:line="252" w:lineRule="auto"/>
            </w:pPr>
            <w:r>
              <w:rPr>
                <w:sz w:val="19"/>
                <w:szCs w:val="19"/>
              </w:rPr>
              <w:t>Expiración de una atestación y degradación automática del reconocimiento</w:t>
            </w:r>
          </w:p>
        </w:tc>
      </w:tr>
      <w:tr w:rsidR="003649A6" w14:paraId="5DDFE173"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14DDF30" w14:textId="77777777" w:rsidR="003649A6" w:rsidRDefault="00503B60">
            <w:pPr>
              <w:spacing w:line="252" w:lineRule="auto"/>
            </w:pPr>
            <w:r>
              <w:rPr>
                <w:sz w:val="19"/>
                <w:szCs w:val="19"/>
              </w:rPr>
              <w:t>Cobertura publicada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3780189" w14:textId="77777777" w:rsidR="003649A6" w:rsidRDefault="00503B60">
            <w:pPr>
              <w:spacing w:line="252" w:lineRule="auto"/>
            </w:pPr>
            <w:r>
              <w:rPr>
                <w:sz w:val="19"/>
                <w:szCs w:val="19"/>
              </w:rPr>
              <w:t>Ratio de cobertura y fecha, para activos con respaldo</w:t>
            </w:r>
          </w:p>
        </w:tc>
      </w:tr>
      <w:tr w:rsidR="003649A6" w14:paraId="60A782EF"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0D8DC34" w14:textId="77777777" w:rsidR="003649A6" w:rsidRDefault="00503B60">
            <w:pPr>
              <w:spacing w:line="252" w:lineRule="auto"/>
            </w:pPr>
            <w:r>
              <w:rPr>
                <w:sz w:val="19"/>
                <w:szCs w:val="19"/>
              </w:rPr>
              <w:t>Redención solicitada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A84B884" w14:textId="77777777" w:rsidR="003649A6" w:rsidRDefault="00503B60">
            <w:pPr>
              <w:spacing w:line="252" w:lineRule="auto"/>
            </w:pPr>
            <w:r>
              <w:rPr>
                <w:sz w:val="19"/>
                <w:szCs w:val="19"/>
              </w:rPr>
              <w:t>Apertura del proceso, con canal y cantidad</w:t>
            </w:r>
          </w:p>
        </w:tc>
      </w:tr>
      <w:tr w:rsidR="003649A6" w14:paraId="09486D4E"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556E2A5" w14:textId="77777777" w:rsidR="003649A6" w:rsidRDefault="00503B60">
            <w:pPr>
              <w:spacing w:line="252" w:lineRule="auto"/>
            </w:pPr>
            <w:r>
              <w:rPr>
                <w:sz w:val="19"/>
                <w:szCs w:val="19"/>
              </w:rPr>
              <w:t>Redención liquidada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14182EC" w14:textId="77777777" w:rsidR="003649A6" w:rsidRDefault="00503B60">
            <w:pPr>
              <w:spacing w:line="252" w:lineRule="auto"/>
            </w:pPr>
            <w:r>
              <w:rPr>
                <w:sz w:val="19"/>
                <w:szCs w:val="19"/>
              </w:rPr>
              <w:t>Cierre del proceso, con forma de cumplimiento</w:t>
            </w:r>
          </w:p>
        </w:tc>
      </w:tr>
      <w:tr w:rsidR="003649A6" w14:paraId="617D6FE9"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A960D72" w14:textId="77777777" w:rsidR="003649A6" w:rsidRDefault="00503B60">
            <w:pPr>
              <w:spacing w:line="252" w:lineRule="auto"/>
            </w:pPr>
            <w:r>
              <w:rPr>
                <w:sz w:val="19"/>
                <w:szCs w:val="19"/>
              </w:rPr>
              <w:t>Divulgación publicada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98EAC87" w14:textId="77777777" w:rsidR="003649A6" w:rsidRDefault="00503B60">
            <w:pPr>
              <w:spacing w:line="252" w:lineRule="auto"/>
            </w:pPr>
            <w:r>
              <w:rPr>
                <w:sz w:val="19"/>
                <w:szCs w:val="19"/>
              </w:rPr>
              <w:t>Hash del reporte o del documento del emisor</w:t>
            </w:r>
          </w:p>
        </w:tc>
      </w:tr>
      <w:tr w:rsidR="003649A6" w14:paraId="2DEDC6CC"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243B38AE" w14:textId="77777777" w:rsidR="003649A6" w:rsidRDefault="00503B60">
            <w:pPr>
              <w:spacing w:line="252" w:lineRule="auto"/>
            </w:pPr>
            <w:r>
              <w:rPr>
                <w:sz w:val="19"/>
                <w:szCs w:val="19"/>
              </w:rPr>
              <w:t>Nivel de riesgo modificado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EFA286E" w14:textId="77777777" w:rsidR="003649A6" w:rsidRDefault="00503B60">
            <w:pPr>
              <w:spacing w:line="252" w:lineRule="auto"/>
            </w:pPr>
            <w:r>
              <w:rPr>
                <w:sz w:val="19"/>
                <w:szCs w:val="19"/>
              </w:rPr>
              <w:t>Cambio de clasificación, con fecha y responsable</w:t>
            </w:r>
          </w:p>
        </w:tc>
      </w:tr>
      <w:tr w:rsidR="003649A6" w14:paraId="088D8A5C"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5F05ADA" w14:textId="77777777" w:rsidR="003649A6" w:rsidRDefault="00503B60">
            <w:pPr>
              <w:spacing w:line="252" w:lineRule="auto"/>
            </w:pPr>
            <w:r>
              <w:rPr>
                <w:sz w:val="19"/>
                <w:szCs w:val="19"/>
              </w:rPr>
              <w:t>Operación liquidada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0DA0F66" w14:textId="77777777" w:rsidR="003649A6" w:rsidRDefault="00503B60">
            <w:pPr>
              <w:spacing w:line="252" w:lineRule="auto"/>
            </w:pPr>
            <w:r>
              <w:rPr>
                <w:sz w:val="19"/>
                <w:szCs w:val="19"/>
              </w:rPr>
              <w:t>Comprobante de entrega contra pago</w:t>
            </w:r>
          </w:p>
        </w:tc>
      </w:tr>
      <w:tr w:rsidR="003649A6" w14:paraId="69E2D1D8"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90197C8" w14:textId="77777777" w:rsidR="003649A6" w:rsidRDefault="00503B60">
            <w:pPr>
              <w:spacing w:line="252" w:lineRule="auto"/>
            </w:pPr>
            <w:r>
              <w:rPr>
                <w:sz w:val="19"/>
                <w:szCs w:val="19"/>
              </w:rPr>
              <w:t>Recuperación ejecutada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D289B84" w14:textId="77777777" w:rsidR="003649A6" w:rsidRDefault="00503B60">
            <w:pPr>
              <w:spacing w:line="252" w:lineRule="auto"/>
            </w:pPr>
            <w:r>
              <w:rPr>
                <w:sz w:val="19"/>
                <w:szCs w:val="19"/>
              </w:rPr>
              <w:t>Restitución de activos a una nueva billetera, con su fundamento</w:t>
            </w:r>
          </w:p>
        </w:tc>
      </w:tr>
      <w:tr w:rsidR="003649A6" w14:paraId="5CEE23D2"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D9942D4" w14:textId="77777777" w:rsidR="003649A6" w:rsidRDefault="00503B60">
            <w:pPr>
              <w:spacing w:line="252" w:lineRule="auto"/>
            </w:pPr>
            <w:r>
              <w:rPr>
                <w:sz w:val="19"/>
                <w:szCs w:val="19"/>
              </w:rPr>
              <w:t>Migración reclamada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BA5A66B" w14:textId="77777777" w:rsidR="003649A6" w:rsidRDefault="00503B60">
            <w:pPr>
              <w:spacing w:line="252" w:lineRule="auto"/>
            </w:pPr>
            <w:r>
              <w:rPr>
                <w:sz w:val="19"/>
                <w:szCs w:val="19"/>
              </w:rPr>
              <w:t>Consumo de una equivalencia entre activo anterior y nuevo</w:t>
            </w:r>
          </w:p>
        </w:tc>
      </w:tr>
      <w:tr w:rsidR="003649A6" w14:paraId="339E7C48"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6E11E09" w14:textId="77777777" w:rsidR="003649A6" w:rsidRDefault="00503B60">
            <w:pPr>
              <w:spacing w:line="252" w:lineRule="auto"/>
            </w:pPr>
            <w:r>
              <w:rPr>
                <w:sz w:val="19"/>
                <w:szCs w:val="19"/>
              </w:rPr>
              <w:t>Licencia modificada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54A0493" w14:textId="77777777" w:rsidR="003649A6" w:rsidRDefault="00503B60">
            <w:pPr>
              <w:spacing w:line="252" w:lineRule="auto"/>
            </w:pPr>
            <w:r>
              <w:rPr>
                <w:sz w:val="19"/>
                <w:szCs w:val="19"/>
              </w:rPr>
              <w:t>Cambio de estado de una licencia del registro</w:t>
            </w:r>
          </w:p>
        </w:tc>
      </w:tr>
      <w:tr w:rsidR="003649A6" w14:paraId="6B468F73"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621299D1" w14:textId="77777777" w:rsidR="003649A6" w:rsidRDefault="00503B60">
            <w:pPr>
              <w:spacing w:line="252" w:lineRule="auto"/>
            </w:pPr>
            <w:r>
              <w:rPr>
                <w:sz w:val="19"/>
                <w:szCs w:val="19"/>
              </w:rPr>
              <w:t>Módulo habilitado o bloqueado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EA3C196" w14:textId="77777777" w:rsidR="003649A6" w:rsidRDefault="00503B60">
            <w:pPr>
              <w:spacing w:line="252" w:lineRule="auto"/>
            </w:pPr>
            <w:r>
              <w:rPr>
                <w:sz w:val="19"/>
                <w:szCs w:val="19"/>
              </w:rPr>
              <w:t>Activación o cierre de una función por dependencia de licencia</w:t>
            </w:r>
          </w:p>
        </w:tc>
      </w:tr>
      <w:tr w:rsidR="003649A6" w14:paraId="78461588"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0CFA27A4" w14:textId="77777777" w:rsidR="003649A6" w:rsidRDefault="00503B60">
            <w:pPr>
              <w:spacing w:line="252" w:lineRule="auto"/>
            </w:pPr>
            <w:r>
              <w:rPr>
                <w:sz w:val="19"/>
                <w:szCs w:val="19"/>
              </w:rPr>
              <w:t>País modificado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73CF719A" w14:textId="77777777" w:rsidR="003649A6" w:rsidRDefault="00503B60">
            <w:pPr>
              <w:spacing w:line="252" w:lineRule="auto"/>
            </w:pPr>
            <w:r>
              <w:rPr>
                <w:sz w:val="19"/>
                <w:szCs w:val="19"/>
              </w:rPr>
              <w:t>Cambio de estado en la matriz de jurisdicciones</w:t>
            </w:r>
          </w:p>
        </w:tc>
      </w:tr>
      <w:tr w:rsidR="003649A6" w14:paraId="1491E1CA"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3B4F486" w14:textId="77777777" w:rsidR="003649A6" w:rsidRDefault="00503B60">
            <w:pPr>
              <w:spacing w:line="252" w:lineRule="auto"/>
            </w:pPr>
            <w:r>
              <w:rPr>
                <w:sz w:val="19"/>
                <w:szCs w:val="19"/>
              </w:rPr>
              <w:t>Permiso de red modificado</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401584BB" w14:textId="77777777" w:rsidR="003649A6" w:rsidRDefault="00503B60">
            <w:pPr>
              <w:spacing w:line="252" w:lineRule="auto"/>
            </w:pPr>
            <w:r>
              <w:rPr>
                <w:sz w:val="19"/>
                <w:szCs w:val="19"/>
              </w:rPr>
              <w:t>Alta o baja en la lista de cuentas autorizadas a desplegar</w:t>
            </w:r>
          </w:p>
        </w:tc>
      </w:tr>
      <w:tr w:rsidR="003649A6" w14:paraId="6769A462"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3B8FAC6B" w14:textId="77777777" w:rsidR="003649A6" w:rsidRDefault="00503B60">
            <w:pPr>
              <w:spacing w:line="252" w:lineRule="auto"/>
            </w:pPr>
            <w:r>
              <w:rPr>
                <w:sz w:val="19"/>
                <w:szCs w:val="19"/>
              </w:rPr>
              <w:t>Acción de gobernanza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1D65AE4" w14:textId="77777777" w:rsidR="003649A6" w:rsidRDefault="00503B60">
            <w:pPr>
              <w:spacing w:line="252" w:lineRule="auto"/>
            </w:pPr>
            <w:r>
              <w:rPr>
                <w:sz w:val="19"/>
                <w:szCs w:val="19"/>
              </w:rPr>
              <w:t>Pausa, actualización, ampliación de techo, rotación de llaves</w:t>
            </w:r>
          </w:p>
        </w:tc>
      </w:tr>
      <w:tr w:rsidR="003649A6" w14:paraId="6027F377" w14:textId="77777777">
        <w:tblPrEx>
          <w:tblCellMar>
            <w:top w:w="0" w:type="dxa"/>
            <w:bottom w:w="0" w:type="dxa"/>
          </w:tblCellMar>
        </w:tblPrEx>
        <w:tc>
          <w:tcPr>
            <w:tcW w:w="340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5AD42F59" w14:textId="77777777" w:rsidR="003649A6" w:rsidRDefault="00503B60">
            <w:pPr>
              <w:spacing w:line="252" w:lineRule="auto"/>
            </w:pPr>
            <w:r>
              <w:rPr>
                <w:sz w:val="19"/>
                <w:szCs w:val="19"/>
              </w:rPr>
              <w:t>Conciliación registrada</w:t>
            </w:r>
          </w:p>
        </w:tc>
        <w:tc>
          <w:tcPr>
            <w:tcW w:w="6680" w:type="dxa"/>
            <w:tcBorders>
              <w:top w:val="single" w:sz="2" w:space="0" w:color="C9BE9E"/>
              <w:left w:val="single" w:sz="2" w:space="0" w:color="C9BE9E"/>
              <w:bottom w:val="single" w:sz="2" w:space="0" w:color="C9BE9E"/>
              <w:right w:val="single" w:sz="2" w:space="0" w:color="C9BE9E"/>
            </w:tcBorders>
            <w:tcMar>
              <w:top w:w="80" w:type="dxa"/>
              <w:left w:w="110" w:type="dxa"/>
              <w:bottom w:w="80" w:type="dxa"/>
              <w:right w:w="110" w:type="dxa"/>
            </w:tcMar>
          </w:tcPr>
          <w:p w14:paraId="19294AD1" w14:textId="77777777" w:rsidR="003649A6" w:rsidRDefault="00503B60">
            <w:pPr>
              <w:spacing w:line="252" w:lineRule="auto"/>
            </w:pPr>
            <w:r>
              <w:rPr>
                <w:sz w:val="19"/>
                <w:szCs w:val="19"/>
              </w:rPr>
              <w:t>Resultado de la conciliación diaria, incluidos los descuadres</w:t>
            </w:r>
          </w:p>
        </w:tc>
      </w:tr>
    </w:tbl>
    <w:p w14:paraId="77B3F744" w14:textId="77777777" w:rsidR="003649A6" w:rsidRDefault="003649A6">
      <w:pPr>
        <w:spacing w:after="200"/>
      </w:pPr>
    </w:p>
    <w:p w14:paraId="4E21E024" w14:textId="77777777" w:rsidR="003649A6" w:rsidRDefault="00503B60">
      <w:pPr>
        <w:spacing w:after="160" w:line="276" w:lineRule="auto"/>
        <w:jc w:val="both"/>
      </w:pPr>
      <w:r>
        <w:rPr>
          <w:b/>
          <w:bCs/>
        </w:rPr>
        <w:t>Pendiente:</w:t>
      </w:r>
      <w:r>
        <w:t xml:space="preserve"> catálogo de códigos de motivo y esquema de datos de cada evento. Corresponde a la especificación técnica.</w:t>
      </w:r>
    </w:p>
    <w:p w14:paraId="04A0A943" w14:textId="77777777" w:rsidR="003649A6" w:rsidRDefault="00503B60">
      <w:pPr>
        <w:spacing w:after="160" w:line="276" w:lineRule="auto"/>
        <w:jc w:val="both"/>
      </w:pPr>
      <w:r>
        <w:rPr>
          <w:b/>
          <w:bCs/>
        </w:rPr>
        <w:t>Fin del borrador</w:t>
      </w:r>
    </w:p>
    <w:p w14:paraId="228A1D33" w14:textId="77777777" w:rsidR="003649A6" w:rsidRDefault="00503B60">
      <w:pPr>
        <w:spacing w:after="160" w:line="276" w:lineRule="auto"/>
        <w:jc w:val="both"/>
      </w:pPr>
      <w:r>
        <w:t>Siguiente entregable: especificación técnica con interfaces, máquinas de estado, esquemas de eventos, códigos de motivo y pruebas de aceptación, una vez recibida la información técnica.</w:t>
      </w:r>
    </w:p>
    <w:sectPr w:rsidR="003649A6">
      <w:headerReference w:type="default" r:id="rId7"/>
      <w:footerReference w:type="default" r:id="rId8"/>
      <w:headerReference w:type="first" r:id="rId9"/>
      <w:footerReference w:type="first" r:id="rId10"/>
      <w:pgSz w:w="12240" w:h="15840"/>
      <w:pgMar w:top="1440" w:right="1080" w:bottom="1440" w:left="108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9-24T00:11:53Z" w:initials="C">
    <w:p w14:paraId="2765B13C" w14:textId="77777777">
      <w:r>
        <w:rPr>
          <w:rStyle w:val="CommentReference"/>
        </w:rPr>
        <w:annotationRef/>
      </w:r>
      <w:r>
        <w:rPr>
          <w:color w:val="000000"/>
          <w:sz w:val="20"/>
          <w:szCs w:val="20"/>
        </w:rPr>
        <w:t xml:space="preserve">Regla de sfsp/COMO-FUSIONAR.md: no se renombra OGFP por SFSP dentro de bytes firmados. Sin esta frase, alguien podría cambiar el dominio de firma "por coherencia" e invalidar todas las pruebas y referencias.</w:t>
      </w:r>
    </w:p>
  </w:comment>
  <w:comment w:id="1" w:author="Claude" w:date="2026-09-24T00:11:53Z" w:initials="C">
    <w:p w14:paraId="56072B41" w14:textId="77777777">
      <w:r>
        <w:rPr>
          <w:rStyle w:val="CommentReference"/>
        </w:rPr>
        <w:annotationRef/>
      </w:r>
      <w:r>
        <w:rPr>
          <w:color w:val="000000"/>
          <w:sz w:val="20"/>
          <w:szCs w:val="20"/>
        </w:rPr>
        <w:t xml:space="preserve">Renombrado el 22-sep (ULTRON FP pasa a llamarse AU-RA FP). La marca "AU-RA" sigue pendiente de revisión (D20). Rol y límites sin cambios: analiza y propone, no aprueba, no firma, no mueve fondos.</w:t>
      </w:r>
    </w:p>
  </w:comment>
  <w:comment w:id="2" w:author="Claude" w:date="2026-09-24T00:11:53Z" w:initials="C">
    <w:p w14:paraId="08151C4E" w14:textId="77777777">
      <w:r>
        <w:rPr>
          <w:rStyle w:val="CommentReference"/>
        </w:rPr>
        <w:annotationRef/>
      </w:r>
      <w:r>
        <w:rPr>
          <w:color w:val="000000"/>
          <w:sz w:val="20"/>
          <w:szCs w:val="20"/>
        </w:rPr>
        <w:t xml:space="preserve">Contradicción: el propio documento dice en 9.2 que hoy no hay metal custodiado ni custodio contratado. Y la regla de la Junta del 14-ago prohíbe presentar ORIGEN, AUKA o AGKA como respaldadas. La frase en presente se leía como un hecho.</w:t>
      </w:r>
    </w:p>
  </w:comment>
  <w:comment w:id="3" w:author="Claude" w:date="2026-09-24T00:11:53Z" w:initials="C">
    <w:p w14:paraId="38DE7EFC" w14:textId="77777777">
      <w:r>
        <w:rPr>
          <w:rStyle w:val="CommentReference"/>
        </w:rPr>
        <w:annotationRef/>
      </w:r>
      <w:r>
        <w:rPr>
          <w:color w:val="000000"/>
          <w:sz w:val="20"/>
          <w:szCs w:val="20"/>
        </w:rPr>
        <w:t xml:space="preserve">Deja escrita la regla de comunicación para que ningún video, sitio o presentación use "respaldado" antes de tiempo.</w:t>
      </w:r>
    </w:p>
  </w:comment>
  <w:comment w:id="4" w:author="Claude" w:date="2026-09-24T00:11:53Z" w:initials="C">
    <w:p w14:paraId="0574F0F8" w14:textId="77777777">
      <w:r>
        <w:rPr>
          <w:rStyle w:val="CommentReference"/>
        </w:rPr>
        <w:annotationRef/>
      </w:r>
      <w:r>
        <w:rPr>
          <w:color w:val="000000"/>
          <w:sz w:val="20"/>
          <w:szCs w:val="20"/>
        </w:rPr>
        <w:t xml:space="preserve">Verificado en infra/veta-wallet-backend/lib/origenPrice.js: el modo por defecto es el precio fijo; el oro solo corre con OG_PRECIO_MODO=oro. LA-COMISION.md dice que producción corre en modo oro; la respuesta a la solicitud de información dice 0,01. Hay que leer la variable en Heroku (fase 0).</w:t>
      </w:r>
    </w:p>
  </w:comment>
  <w:comment w:id="5" w:author="Claude" w:date="2026-09-24T00:11:53Z" w:initials="C">
    <w:p w14:paraId="4F94EF58" w14:textId="77777777">
      <w:r>
        <w:rPr>
          <w:rStyle w:val="CommentReference"/>
        </w:rPr>
        <w:annotationRef/>
      </w:r>
      <w:r>
        <w:rPr>
          <w:color w:val="000000"/>
          <w:sz w:val="20"/>
          <w:szCs w:val="20"/>
        </w:rPr>
        <w:t xml:space="preserve">Fuente: infra/migracion-cadena/LA-8532-SIGUE-VIVA.md. Mientras ese RPC responda, cualquiera puede leer y enviar transacciones a la cadena vieja; hay que comprobarlo por SSM antes de afirmar que está detenida.</w:t>
      </w:r>
    </w:p>
  </w:comment>
  <w:comment w:id="6" w:author="Claude" w:date="2026-09-24T00:11:53Z" w:initials="C">
    <w:p w14:paraId="141151D4" w14:textId="77777777">
      <w:r>
        <w:rPr>
          <w:rStyle w:val="CommentReference"/>
        </w:rPr>
        <w:annotationRef/>
      </w:r>
      <w:r>
        <w:rPr>
          <w:color w:val="000000"/>
          <w:sz w:val="20"/>
          <w:szCs w:val="20"/>
        </w:rPr>
        <w:t xml:space="preserve">Condición de arranque que faltaba en la tabla, coherente con la corrección de 14.1.</w:t>
      </w:r>
    </w:p>
  </w:comment>
  <w:comment w:id="7" w:author="Claude" w:date="2026-09-24T00:11:53Z" w:initials="C">
    <w:p w14:paraId="55E636D2" w14:textId="77777777">
      <w:r>
        <w:rPr>
          <w:rStyle w:val="CommentReference"/>
        </w:rPr>
        <w:annotationRef/>
      </w:r>
      <w:r>
        <w:rPr>
          <w:color w:val="000000"/>
          <w:sz w:val="20"/>
          <w:szCs w:val="20"/>
        </w:rPr>
        <w:t xml:space="preserve">La serie existe en el repositorio (sfsp/spec/SFSP-130-ACCOUNT-KEY.md, la más extensa, con implementación y pruebas en el SDK) y el borrador no la nombraba.</w:t>
      </w:r>
    </w:p>
  </w:comment>
  <w:comment w:id="8" w:author="Claude" w:date="2026-09-24T00:11:53Z" w:initials="C">
    <w:p w14:paraId="660E5F03" w14:textId="77777777">
      <w:r>
        <w:rPr>
          <w:rStyle w:val="CommentReference"/>
        </w:rPr>
        <w:annotationRef/>
      </w:r>
      <w:r>
        <w:rPr>
          <w:color w:val="000000"/>
          <w:sz w:val="20"/>
          <w:szCs w:val="20"/>
        </w:rPr>
        <w:t xml:space="preserve">El repositorio eliminó este evento a propósito: publicar cada evaluación permite correlacionar qué billeteras pertenecen a la misma identidad. Con esta redacción el evento vuelve, pero sin esa fuga.</w:t>
      </w:r>
    </w:p>
  </w:comment>
  <w:comment w:id="9" w:author="Claude" w:date="2026-09-24T00:11:53Z" w:initials="C">
    <w:p w14:paraId="3A14B0F1" w14:textId="77777777">
      <w:r>
        <w:rPr>
          <w:rStyle w:val="CommentReference"/>
        </w:rPr>
        <w:annotationRef/>
      </w:r>
      <w:r>
        <w:rPr>
          <w:color w:val="000000"/>
          <w:sz w:val="20"/>
          <w:szCs w:val="20"/>
        </w:rPr>
        <w:t xml:space="preserve">Estado del repositorio al 23-sep, para contrastar con esta tabla: hay implementación de referencia probada en aislamiento (509 pruebas, nada desplegado) para 100, 110, 120, 130, 200, 500, 700 y 800. Sin código: SFSP-300 completo, oráculo único, tesorería cotizadora, registro de licencias, matriz de países, segmentos y límite de exposición, motor de pagos y acciones corporativas. Detalle en sfsp/TRAZABILIDAD-SFSP-v0.2.md.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65B13C" w15:done="0"/>
  <w15:commentEx w15:paraId="56072B41" w15:done="0"/>
  <w15:commentEx w15:paraId="08151C4E" w15:done="0"/>
  <w15:commentEx w15:paraId="38DE7EFC" w15:done="0"/>
  <w15:commentEx w15:paraId="0574F0F8" w15:done="0"/>
  <w15:commentEx w15:paraId="4F94EF58" w15:done="0"/>
  <w15:commentEx w15:paraId="141151D4" w15:done="0"/>
  <w15:commentEx w15:paraId="55E636D2" w15:done="0"/>
  <w15:commentEx w15:paraId="660E5F03" w15:done="0"/>
  <w15:commentEx w15:paraId="3A14B0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20B3F63C" w16cex:dateUtc="2026-09-24T00:11:53Z"/>
  <w16cex:commentExtensible w16cex:durableId="058C7900" w16cex:dateUtc="2026-09-24T00:11:53Z"/>
  <w16cex:commentExtensible w16cex:durableId="09E4C13E" w16cex:dateUtc="2026-09-24T00:11:53Z"/>
  <w16cex:commentExtensible w16cex:durableId="2482B680" w16cex:dateUtc="2026-09-24T00:11:53Z"/>
  <w16cex:commentExtensible w16cex:durableId="61BFA945" w16cex:dateUtc="2026-09-24T00:11:53Z"/>
  <w16cex:commentExtensible w16cex:durableId="3F52A6CF" w16cex:dateUtc="2026-09-24T00:11:53Z"/>
  <w16cex:commentExtensible w16cex:durableId="20BA8C06" w16cex:dateUtc="2026-09-24T00:11:53Z"/>
  <w16cex:commentExtensible w16cex:durableId="3ABDFF50" w16cex:dateUtc="2026-09-24T00:11:53Z"/>
  <w16cex:commentExtensible w16cex:durableId="301EDE79" w16cex:dateUtc="2026-09-24T00:11:53Z"/>
  <w16cex:commentExtensible w16cex:durableId="41E31E10" w16cex:dateUtc="2026-09-24T00:11:5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65B13C" w16cid:durableId="20B3F63C"/>
  <w16cid:commentId w16cid:paraId="56072B41" w16cid:durableId="058C7900"/>
  <w16cid:commentId w16cid:paraId="08151C4E" w16cid:durableId="09E4C13E"/>
  <w16cid:commentId w16cid:paraId="38DE7EFC" w16cid:durableId="2482B680"/>
  <w16cid:commentId w16cid:paraId="0574F0F8" w16cid:durableId="61BFA945"/>
  <w16cid:commentId w16cid:paraId="4F94EF58" w16cid:durableId="3F52A6CF"/>
  <w16cid:commentId w16cid:paraId="141151D4" w16cid:durableId="20BA8C06"/>
  <w16cid:commentId w16cid:paraId="55E636D2" w16cid:durableId="3ABDFF50"/>
  <w16cid:commentId w16cid:paraId="660E5F03" w16cid:durableId="301EDE79"/>
  <w16cid:commentId w16cid:paraId="3A14B0F1" w16cid:durableId="41E31E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BDE52" w14:textId="77777777" w:rsidR="00503B60" w:rsidRDefault="00503B60">
      <w:r>
        <w:separator/>
      </w:r>
    </w:p>
  </w:endnote>
  <w:endnote w:type="continuationSeparator" w:id="0">
    <w:p w14:paraId="33938512" w14:textId="77777777" w:rsidR="00503B60" w:rsidRDefault="00503B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06379" w14:textId="77777777" w:rsidR="003649A6" w:rsidRDefault="00503B60">
    <w:pPr>
      <w:jc w:val="right"/>
    </w:pPr>
    <w:r>
      <w:rPr>
        <w:color w:val="595959"/>
        <w:sz w:val="16"/>
        <w:szCs w:val="16"/>
      </w:rPr>
      <w:t>23 de septiembre de 2026</w:t>
    </w:r>
    <w:r>
      <w:rPr>
        <w:sz w:val="16"/>
        <w:szCs w:val="16"/>
      </w:rPr>
      <w:tab/>
    </w:r>
    <w:r>
      <w:rPr>
        <w:sz w:val="16"/>
        <w:szCs w:val="16"/>
      </w:rPr>
      <w:tab/>
    </w:r>
    <w:r>
      <w:rPr>
        <w:color w:val="595959"/>
        <w:sz w:val="16"/>
        <w:szCs w:val="16"/>
      </w:rPr>
      <w:fldChar w:fldCharType="begin"/>
    </w:r>
    <w:r>
      <w:rPr>
        <w:color w:val="595959"/>
        <w:sz w:val="16"/>
        <w:szCs w:val="16"/>
      </w:rPr>
      <w:instrText>PAGE</w:instrText>
    </w:r>
    <w:r>
      <w:rPr>
        <w:color w:val="595959"/>
        <w:sz w:val="16"/>
        <w:szCs w:val="16"/>
      </w:rPr>
      <w:fldChar w:fldCharType="separate"/>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8085" w14:textId="77777777" w:rsidR="003649A6" w:rsidRDefault="003649A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B279" w14:textId="77777777" w:rsidR="00503B60" w:rsidRDefault="00503B60">
      <w:r>
        <w:separator/>
      </w:r>
    </w:p>
  </w:footnote>
  <w:footnote w:type="continuationSeparator" w:id="0">
    <w:p w14:paraId="4DE81282" w14:textId="77777777" w:rsidR="00503B60" w:rsidRDefault="00503B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59BA2" w14:textId="77777777" w:rsidR="003649A6" w:rsidRDefault="00503B60">
    <w:pPr>
      <w:pBdr>
        <w:bottom w:val="single" w:sz="4" w:space="4" w:color="C9BE9E"/>
      </w:pBdr>
      <w:spacing w:after="120"/>
      <w:jc w:val="right"/>
    </w:pPr>
    <w:r>
      <w:rPr>
        <w:color w:val="595959"/>
        <w:sz w:val="16"/>
        <w:szCs w:val="16"/>
      </w:rPr>
      <w:t>SFSP v0.2   ·   Social Financial System Protocol   ·   Borrador de trabajo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DDD1" w14:textId="77777777" w:rsidR="003649A6" w:rsidRDefault="003649A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613F2"/>
    <w:multiLevelType w:val="hybridMultilevel"/>
    <w:tmpl w:val="FFFFFFFF"/>
    <w:lvl w:ilvl="0" w:tplc="AD504114">
      <w:start w:val="1"/>
      <w:numFmt w:val="bullet"/>
      <w:lvlText w:val="●"/>
      <w:lvlJc w:val="left"/>
      <w:pPr>
        <w:ind w:left="720" w:hanging="360"/>
      </w:pPr>
    </w:lvl>
    <w:lvl w:ilvl="1" w:tplc="EEB64374">
      <w:start w:val="1"/>
      <w:numFmt w:val="bullet"/>
      <w:lvlText w:val="○"/>
      <w:lvlJc w:val="left"/>
      <w:pPr>
        <w:ind w:left="1440" w:hanging="360"/>
      </w:pPr>
    </w:lvl>
    <w:lvl w:ilvl="2" w:tplc="28BC0AA8">
      <w:start w:val="1"/>
      <w:numFmt w:val="bullet"/>
      <w:lvlText w:val="■"/>
      <w:lvlJc w:val="left"/>
      <w:pPr>
        <w:ind w:left="2160" w:hanging="360"/>
      </w:pPr>
    </w:lvl>
    <w:lvl w:ilvl="3" w:tplc="418E53C2">
      <w:start w:val="1"/>
      <w:numFmt w:val="bullet"/>
      <w:lvlText w:val="●"/>
      <w:lvlJc w:val="left"/>
      <w:pPr>
        <w:ind w:left="2880" w:hanging="360"/>
      </w:pPr>
    </w:lvl>
    <w:lvl w:ilvl="4" w:tplc="A7ACE744">
      <w:start w:val="1"/>
      <w:numFmt w:val="bullet"/>
      <w:lvlText w:val="○"/>
      <w:lvlJc w:val="left"/>
      <w:pPr>
        <w:ind w:left="3600" w:hanging="360"/>
      </w:pPr>
    </w:lvl>
    <w:lvl w:ilvl="5" w:tplc="C77A165C">
      <w:start w:val="1"/>
      <w:numFmt w:val="bullet"/>
      <w:lvlText w:val="■"/>
      <w:lvlJc w:val="left"/>
      <w:pPr>
        <w:ind w:left="4320" w:hanging="360"/>
      </w:pPr>
    </w:lvl>
    <w:lvl w:ilvl="6" w:tplc="3286C6C2">
      <w:start w:val="1"/>
      <w:numFmt w:val="bullet"/>
      <w:lvlText w:val="●"/>
      <w:lvlJc w:val="left"/>
      <w:pPr>
        <w:ind w:left="5040" w:hanging="360"/>
      </w:pPr>
    </w:lvl>
    <w:lvl w:ilvl="7" w:tplc="A8FEA824">
      <w:start w:val="1"/>
      <w:numFmt w:val="bullet"/>
      <w:lvlText w:val="●"/>
      <w:lvlJc w:val="left"/>
      <w:pPr>
        <w:ind w:left="5760" w:hanging="360"/>
      </w:pPr>
    </w:lvl>
    <w:lvl w:ilvl="8" w:tplc="F132D4AE">
      <w:start w:val="1"/>
      <w:numFmt w:val="bullet"/>
      <w:lvlText w:val="●"/>
      <w:lvlJc w:val="left"/>
      <w:pPr>
        <w:ind w:left="6480" w:hanging="360"/>
      </w:pPr>
    </w:lvl>
  </w:abstractNum>
  <w:num w:numId="1" w16cid:durableId="10683024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9A6"/>
    <w:rsid w:val="003649A6"/>
    <w:rsid w:val="00503B60"/>
    <w:rsid w:val="00F63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23620C"/>
  <w15:docId w15:val="{784B7388-341F-B943-9BDA-81E465429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1F1F"/>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mbria" w:eastAsia="Cambria" w:hAnsi="Cambria" w:cs="Cambria"/>
      <w:b/>
      <w:bCs/>
      <w:color w:val="8A6D1F"/>
      <w:sz w:val="32"/>
      <w:szCs w:val="32"/>
    </w:rPr>
  </w:style>
  <w:style w:type="paragraph" w:styleId="Heading2">
    <w:name w:val="heading 2"/>
    <w:uiPriority w:val="9"/>
    <w:unhideWhenUsed/>
    <w:qFormat/>
    <w:pPr>
      <w:outlineLvl w:val="1"/>
    </w:pPr>
    <w:rPr>
      <w:rFonts w:ascii="Cambria" w:eastAsia="Cambria" w:hAnsi="Cambria" w:cs="Cambria"/>
      <w:b/>
      <w:bCs/>
      <w:sz w:val="24"/>
      <w:szCs w:val="24"/>
    </w:rPr>
  </w:style>
  <w:style w:type="paragraph" w:styleId="Heading3">
    <w:name w:val="heading 3"/>
    <w:uiPriority w:val="9"/>
    <w:unhideWhenUsed/>
    <w:qFormat/>
    <w:pPr>
      <w:outlineLvl w:val="2"/>
    </w:pPr>
    <w:rPr>
      <w:rFonts w:ascii="Cambria" w:eastAsia="Cambria" w:hAnsi="Cambria" w:cs="Cambria"/>
      <w:b/>
      <w:bCs/>
      <w:sz w:val="24"/>
      <w:szCs w:val="24"/>
    </w:rPr>
  </w:style>
  <w:style w:type="paragraph" w:styleId="Heading4">
    <w:name w:val="heading 4"/>
    <w:uiPriority w:val="9"/>
    <w:unhideWhenUsed/>
    <w:qFormat/>
    <w:pPr>
      <w:outlineLvl w:val="3"/>
    </w:pPr>
    <w:rPr>
      <w:rFonts w:ascii="Cambria" w:eastAsia="Cambria" w:hAnsi="Cambria" w:cs="Cambria"/>
      <w:b/>
      <w:bCs/>
      <w:color w:val="6B5417"/>
      <w:sz w:val="22"/>
      <w:szCs w:val="22"/>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comments" Target="comments.xml"/><Relationship Id="rId14" Type="http://schemas.microsoft.com/office/2011/relationships/commentsExtended" Target="commentsExtended.xml"/><Relationship Id="rId15" Type="http://schemas.microsoft.com/office/2016/09/relationships/commentsIds" Target="commentsIds.xml"/><Relationship Id="rId16"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12475</Words>
  <Characters>71114</Characters>
  <Application>Microsoft Office Word</Application>
  <DocSecurity>0</DocSecurity>
  <Lines>592</Lines>
  <Paragraphs>166</Paragraphs>
  <ScaleCrop>false</ScaleCrop>
  <Company/>
  <LinksUpToDate>false</LinksUpToDate>
  <CharactersWithSpaces>83423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SFSP v0.2 - Social Financial System Protocol</dc:title>
  <dc:creator>Orden Global</dc:creator>
  <dc:description>Borrador de trabajo</dc:description>
  <cp:lastModifiedBy>Jose Ordonez</cp:lastModifiedBy>
  <cp:revision>2</cp:revision>
  <dcterms:created xsi:type="dcterms:W3CDTF">2026-09-23T23:41:00Z</dcterms:created>
  <dcterms:modified xsi:type="dcterms:W3CDTF">2026-09-23T23:41:00Z</dcterms:modified>
</cp:coreProperties>
</file>